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BFB38" w14:textId="77777777" w:rsidR="00B2079D" w:rsidRDefault="00CC3892">
      <w:pPr>
        <w:spacing w:before="1800"/>
        <w:jc w:val="center"/>
      </w:pPr>
      <w:r>
        <w:rPr>
          <w:b/>
          <w:color w:val="2471A3"/>
          <w:sz w:val="32"/>
        </w:rPr>
        <w:t>CDACL-002</w:t>
      </w:r>
    </w:p>
    <w:p w14:paraId="1041458D" w14:textId="77777777" w:rsidR="00B2079D" w:rsidRDefault="00CC3892">
      <w:pPr>
        <w:pStyle w:val="Title"/>
        <w:jc w:val="center"/>
      </w:pPr>
      <w:r>
        <w:t>Customer Segmentation</w:t>
      </w:r>
    </w:p>
    <w:p w14:paraId="2BEA20BB" w14:textId="77777777" w:rsidR="002C264C" w:rsidRDefault="002C264C">
      <w:pPr>
        <w:jc w:val="center"/>
        <w:rPr>
          <w:color w:val="5A646E"/>
          <w:sz w:val="30"/>
        </w:rPr>
      </w:pPr>
    </w:p>
    <w:p w14:paraId="3315DA29" w14:textId="60049C39" w:rsidR="00B2079D" w:rsidRDefault="00CC3892">
      <w:pPr>
        <w:jc w:val="center"/>
      </w:pPr>
      <w:r>
        <w:rPr>
          <w:color w:val="5A646E"/>
          <w:sz w:val="30"/>
        </w:rPr>
        <w:t>Internship Project Analysis Report</w:t>
      </w:r>
    </w:p>
    <w:p w14:paraId="685F299D" w14:textId="77777777" w:rsidR="00B2079D" w:rsidRDefault="00B2079D"/>
    <w:p w14:paraId="25CC5A42" w14:textId="641D4395" w:rsidR="00B2079D" w:rsidRDefault="00CC3892">
      <w:pPr>
        <w:jc w:val="center"/>
      </w:pPr>
      <w:r>
        <w:rPr>
          <w:b/>
        </w:rPr>
        <w:t>Dataset: U.S. Shopper Purchase Data</w:t>
      </w:r>
      <w:r>
        <w:rPr>
          <w:b/>
        </w:rPr>
        <w:br/>
      </w:r>
      <w:r>
        <w:t xml:space="preserve">Records </w:t>
      </w:r>
      <w:proofErr w:type="spellStart"/>
      <w:r>
        <w:t>analyzed</w:t>
      </w:r>
      <w:proofErr w:type="spellEnd"/>
      <w:r>
        <w:t>: 3,900</w:t>
      </w:r>
      <w:r>
        <w:br/>
        <w:t>Tools used: MySQL Workbench</w:t>
      </w:r>
      <w:r w:rsidR="003D6DE9">
        <w:t xml:space="preserve">, </w:t>
      </w:r>
      <w:r>
        <w:t>Orange Data Mining</w:t>
      </w:r>
      <w:r w:rsidR="003D6DE9">
        <w:t xml:space="preserve"> &amp; Power BI</w:t>
      </w:r>
    </w:p>
    <w:p w14:paraId="2BAF50DF" w14:textId="77777777" w:rsidR="00B2079D" w:rsidRDefault="00B2079D"/>
    <w:p w14:paraId="4276D021" w14:textId="77777777" w:rsidR="00B2079D" w:rsidRDefault="00CC3892">
      <w:r>
        <w:br w:type="page"/>
      </w:r>
    </w:p>
    <w:p w14:paraId="631B4EF0" w14:textId="77777777" w:rsidR="00B2079D" w:rsidRDefault="00CC3892">
      <w:pPr>
        <w:pStyle w:val="Heading1"/>
      </w:pPr>
      <w:r>
        <w:lastRenderedPageBreak/>
        <w:t>1. Project Overview</w:t>
      </w:r>
    </w:p>
    <w:p w14:paraId="352386DB" w14:textId="42CC35E8" w:rsidR="004A3C1C" w:rsidRDefault="004A3C1C" w:rsidP="004A3C1C">
      <w:pPr>
        <w:rPr>
          <w:rFonts w:ascii="Aptos" w:hAnsi="Aptos" w:cstheme="minorBidi"/>
          <w:sz w:val="20"/>
          <w:szCs w:val="22"/>
        </w:rPr>
      </w:pPr>
      <w:r w:rsidRPr="004A3C1C">
        <w:rPr>
          <w:rFonts w:ascii="Aptos" w:hAnsi="Aptos" w:cstheme="minorBidi"/>
          <w:sz w:val="20"/>
          <w:szCs w:val="22"/>
        </w:rPr>
        <w:t>The purpose of this project is to understand customer shopping behaviour using purchase data from the U.S. market. The analysis focuses on product categories, discounts, card spending, seasonal trends, locations, and customer segmentation.</w:t>
      </w:r>
    </w:p>
    <w:p w14:paraId="52F223E2" w14:textId="77777777" w:rsidR="009269F2" w:rsidRPr="004A3C1C" w:rsidRDefault="009269F2" w:rsidP="004A3C1C">
      <w:pPr>
        <w:rPr>
          <w:rFonts w:ascii="Aptos" w:hAnsi="Aptos" w:cstheme="minorBidi"/>
          <w:sz w:val="20"/>
          <w:szCs w:val="22"/>
        </w:rPr>
      </w:pPr>
    </w:p>
    <w:p w14:paraId="38FF8221" w14:textId="77777777" w:rsidR="009269F2" w:rsidRDefault="004A3C1C" w:rsidP="00462819">
      <w:pPr>
        <w:spacing w:line="276" w:lineRule="auto"/>
      </w:pPr>
      <w:r w:rsidRPr="00273CA2">
        <w:rPr>
          <w:color w:val="244061" w:themeColor="accent1" w:themeShade="80"/>
        </w:rPr>
        <w:t>SQL</w:t>
      </w:r>
      <w:r w:rsidRPr="004A3C1C">
        <w:t xml:space="preserve"> was used to clean and analyse the data</w:t>
      </w:r>
      <w:r w:rsidR="009269F2">
        <w:t>.</w:t>
      </w:r>
    </w:p>
    <w:p w14:paraId="2EF946F7" w14:textId="69ECB598" w:rsidR="004A3C1C" w:rsidRDefault="004A3C1C" w:rsidP="00462819">
      <w:pPr>
        <w:spacing w:line="276" w:lineRule="auto"/>
      </w:pPr>
      <w:r w:rsidRPr="00273CA2">
        <w:rPr>
          <w:color w:val="244061" w:themeColor="accent1" w:themeShade="80"/>
        </w:rPr>
        <w:t xml:space="preserve">Orange Data Mining </w:t>
      </w:r>
      <w:r w:rsidRPr="004A3C1C">
        <w:t>was used to group customers into different segments using the K-Means clustering algorithm.</w:t>
      </w:r>
    </w:p>
    <w:p w14:paraId="7E5EAE24" w14:textId="04961891" w:rsidR="00273CA2" w:rsidRDefault="00273CA2" w:rsidP="00462819">
      <w:pPr>
        <w:spacing w:line="276" w:lineRule="auto"/>
      </w:pPr>
      <w:r w:rsidRPr="00C139DD">
        <w:rPr>
          <w:color w:val="244061" w:themeColor="accent1" w:themeShade="80"/>
        </w:rPr>
        <w:t>Power B</w:t>
      </w:r>
      <w:r w:rsidR="0012420D" w:rsidRPr="00C139DD">
        <w:rPr>
          <w:color w:val="244061" w:themeColor="accent1" w:themeShade="80"/>
        </w:rPr>
        <w:t xml:space="preserve">I </w:t>
      </w:r>
      <w:r w:rsidR="0012420D">
        <w:t xml:space="preserve">was used to create an interactive dashboard </w:t>
      </w:r>
      <w:r w:rsidR="00CF29F8">
        <w:t xml:space="preserve">to present the results of Customer Segmentation </w:t>
      </w:r>
      <w:r w:rsidR="00C139DD">
        <w:t>Analysis.</w:t>
      </w:r>
    </w:p>
    <w:p w14:paraId="46CA49B5" w14:textId="77777777" w:rsidR="00273CA2" w:rsidRPr="004A3C1C" w:rsidRDefault="00273CA2" w:rsidP="00462819">
      <w:pPr>
        <w:spacing w:line="276" w:lineRule="auto"/>
      </w:pPr>
    </w:p>
    <w:p w14:paraId="2C244F8B" w14:textId="77777777" w:rsidR="004A3C1C" w:rsidRPr="004A3C1C" w:rsidRDefault="004A3C1C" w:rsidP="004A3C1C">
      <w:pPr>
        <w:spacing w:after="200" w:line="276" w:lineRule="auto"/>
      </w:pPr>
      <w:r w:rsidRPr="004A3C1C">
        <w:t>The findings can help businesses plan marketing campaigns, manage stock, and understand customer preferences.</w:t>
      </w:r>
    </w:p>
    <w:p w14:paraId="29B03BEF" w14:textId="080C4ADC" w:rsidR="00B2079D" w:rsidRDefault="00B2079D"/>
    <w:p w14:paraId="68F80521" w14:textId="77777777" w:rsidR="00B2079D" w:rsidRPr="00193824" w:rsidRDefault="00CC3892">
      <w:pPr>
        <w:pStyle w:val="Heading2"/>
        <w:rPr>
          <w:color w:val="548DD4" w:themeColor="text2" w:themeTint="99"/>
        </w:rPr>
      </w:pPr>
      <w:r w:rsidRPr="00193824">
        <w:rPr>
          <w:color w:val="548DD4" w:themeColor="text2" w:themeTint="99"/>
        </w:rPr>
        <w:t>1.1 Project Objectives</w:t>
      </w:r>
    </w:p>
    <w:p w14:paraId="0DE9C3DE" w14:textId="77777777" w:rsidR="00B2079D" w:rsidRPr="00554FB4" w:rsidRDefault="00CC3892">
      <w:pPr>
        <w:pStyle w:val="ListBullet"/>
        <w:rPr>
          <w:color w:val="000000" w:themeColor="text1"/>
        </w:rPr>
      </w:pPr>
      <w:r w:rsidRPr="00554FB4">
        <w:rPr>
          <w:color w:val="000000" w:themeColor="text1"/>
        </w:rPr>
        <w:t>Identify product categories where discounts could be considered and explain the reasoning.</w:t>
      </w:r>
    </w:p>
    <w:p w14:paraId="5C0BDF4F" w14:textId="77777777" w:rsidR="00B2079D" w:rsidRPr="00554FB4" w:rsidRDefault="00CC3892">
      <w:pPr>
        <w:pStyle w:val="ListBullet"/>
        <w:rPr>
          <w:color w:val="000000" w:themeColor="text1"/>
        </w:rPr>
      </w:pPr>
      <w:proofErr w:type="spellStart"/>
      <w:r w:rsidRPr="00554FB4">
        <w:rPr>
          <w:color w:val="000000" w:themeColor="text1"/>
        </w:rPr>
        <w:t>Analyze</w:t>
      </w:r>
      <w:proofErr w:type="spellEnd"/>
      <w:r w:rsidRPr="00554FB4">
        <w:rPr>
          <w:color w:val="000000" w:themeColor="text1"/>
        </w:rPr>
        <w:t xml:space="preserve"> purchase amounts by age group and explore seasonal and location-based differences.</w:t>
      </w:r>
    </w:p>
    <w:p w14:paraId="312BD251" w14:textId="003F99A2" w:rsidR="002A0AC5" w:rsidRPr="00B317A3" w:rsidRDefault="00CC3892" w:rsidP="00B317A3">
      <w:pPr>
        <w:pStyle w:val="ListBullet"/>
        <w:rPr>
          <w:color w:val="000000" w:themeColor="text1"/>
        </w:rPr>
      </w:pPr>
      <w:r w:rsidRPr="00554FB4">
        <w:rPr>
          <w:color w:val="000000" w:themeColor="text1"/>
        </w:rPr>
        <w:t>Cluster customers into three or more groups, identify the features used to distinguish them, and recommend targeted marketing campaigns.</w:t>
      </w:r>
    </w:p>
    <w:p w14:paraId="074E2563" w14:textId="77777777" w:rsidR="00B2079D" w:rsidRPr="00193824" w:rsidRDefault="00CC3892">
      <w:pPr>
        <w:pStyle w:val="Heading2"/>
        <w:rPr>
          <w:color w:val="548DD4" w:themeColor="text2" w:themeTint="99"/>
        </w:rPr>
      </w:pPr>
      <w:r w:rsidRPr="00193824">
        <w:rPr>
          <w:color w:val="548DD4" w:themeColor="text2" w:themeTint="99"/>
        </w:rPr>
        <w:t>1.2 Dataset Description</w:t>
      </w:r>
    </w:p>
    <w:p w14:paraId="36EF3485" w14:textId="77777777" w:rsidR="00914DB0" w:rsidRPr="00914DB0" w:rsidRDefault="00914DB0" w:rsidP="00914DB0">
      <w:pPr>
        <w:spacing w:after="200" w:line="276" w:lineRule="auto"/>
      </w:pPr>
      <w:r w:rsidRPr="00914DB0">
        <w:t xml:space="preserve">The dataset contains </w:t>
      </w:r>
      <w:r w:rsidRPr="00914DB0">
        <w:rPr>
          <w:b/>
          <w:bCs/>
        </w:rPr>
        <w:t>3,900 customer purchase records</w:t>
      </w:r>
      <w:r w:rsidRPr="00914DB0">
        <w:t>. It includes information about customers, the products they buy, and their shopping habits.</w:t>
      </w:r>
    </w:p>
    <w:p w14:paraId="11BE9C0D" w14:textId="77777777" w:rsidR="00914DB0" w:rsidRPr="00914DB0" w:rsidRDefault="00914DB0" w:rsidP="00914DB0">
      <w:pPr>
        <w:spacing w:after="200" w:line="276" w:lineRule="auto"/>
      </w:pPr>
      <w:r w:rsidRPr="00914DB0">
        <w:t>The dataset contains the following fields:</w:t>
      </w:r>
    </w:p>
    <w:p w14:paraId="58754802" w14:textId="77777777" w:rsidR="00914DB0" w:rsidRPr="00914DB0" w:rsidRDefault="00914DB0" w:rsidP="00914DB0">
      <w:pPr>
        <w:numPr>
          <w:ilvl w:val="0"/>
          <w:numId w:val="10"/>
        </w:numPr>
        <w:spacing w:after="200" w:line="276" w:lineRule="auto"/>
      </w:pPr>
      <w:r w:rsidRPr="00914DB0">
        <w:rPr>
          <w:b/>
          <w:bCs/>
        </w:rPr>
        <w:t>Customer Information:</w:t>
      </w:r>
      <w:r w:rsidRPr="00914DB0">
        <w:t xml:space="preserve"> </w:t>
      </w:r>
      <w:proofErr w:type="spellStart"/>
      <w:r w:rsidRPr="00914DB0">
        <w:t>CustomerID</w:t>
      </w:r>
      <w:proofErr w:type="spellEnd"/>
      <w:r w:rsidRPr="00914DB0">
        <w:t>, Age, Gender</w:t>
      </w:r>
    </w:p>
    <w:p w14:paraId="265851CA" w14:textId="77777777" w:rsidR="00914DB0" w:rsidRPr="00914DB0" w:rsidRDefault="00914DB0" w:rsidP="00914DB0">
      <w:pPr>
        <w:numPr>
          <w:ilvl w:val="0"/>
          <w:numId w:val="10"/>
        </w:numPr>
        <w:spacing w:after="200" w:line="276" w:lineRule="auto"/>
      </w:pPr>
      <w:r w:rsidRPr="00914DB0">
        <w:rPr>
          <w:b/>
          <w:bCs/>
        </w:rPr>
        <w:t>Product Information:</w:t>
      </w:r>
      <w:r w:rsidRPr="00914DB0">
        <w:t xml:space="preserve"> </w:t>
      </w:r>
      <w:proofErr w:type="spellStart"/>
      <w:r w:rsidRPr="00914DB0">
        <w:t>ItemPurchased</w:t>
      </w:r>
      <w:proofErr w:type="spellEnd"/>
      <w:r w:rsidRPr="00914DB0">
        <w:t xml:space="preserve">, Category, Size, </w:t>
      </w:r>
      <w:proofErr w:type="spellStart"/>
      <w:r w:rsidRPr="00914DB0">
        <w:t>Color</w:t>
      </w:r>
      <w:proofErr w:type="spellEnd"/>
    </w:p>
    <w:p w14:paraId="25467CCA" w14:textId="77777777" w:rsidR="00914DB0" w:rsidRPr="00914DB0" w:rsidRDefault="00914DB0" w:rsidP="00914DB0">
      <w:pPr>
        <w:numPr>
          <w:ilvl w:val="0"/>
          <w:numId w:val="10"/>
        </w:numPr>
        <w:spacing w:after="200" w:line="276" w:lineRule="auto"/>
      </w:pPr>
      <w:r w:rsidRPr="00914DB0">
        <w:rPr>
          <w:b/>
          <w:bCs/>
        </w:rPr>
        <w:t>Purchase Details:</w:t>
      </w:r>
      <w:r w:rsidRPr="00914DB0">
        <w:t xml:space="preserve"> </w:t>
      </w:r>
      <w:proofErr w:type="spellStart"/>
      <w:r w:rsidRPr="00914DB0">
        <w:t>PurchaseAmountUSD</w:t>
      </w:r>
      <w:proofErr w:type="spellEnd"/>
      <w:r w:rsidRPr="00914DB0">
        <w:t>, Season, Location</w:t>
      </w:r>
    </w:p>
    <w:p w14:paraId="1C2E1306" w14:textId="77777777" w:rsidR="00914DB0" w:rsidRPr="00914DB0" w:rsidRDefault="00914DB0" w:rsidP="00914DB0">
      <w:pPr>
        <w:numPr>
          <w:ilvl w:val="0"/>
          <w:numId w:val="10"/>
        </w:numPr>
        <w:spacing w:after="200" w:line="276" w:lineRule="auto"/>
      </w:pPr>
      <w:r w:rsidRPr="00914DB0">
        <w:rPr>
          <w:b/>
          <w:bCs/>
        </w:rPr>
        <w:t>Customer Feedback:</w:t>
      </w:r>
      <w:r w:rsidRPr="00914DB0">
        <w:t xml:space="preserve"> </w:t>
      </w:r>
      <w:proofErr w:type="spellStart"/>
      <w:r w:rsidRPr="00914DB0">
        <w:t>ReviewRating</w:t>
      </w:r>
      <w:proofErr w:type="spellEnd"/>
    </w:p>
    <w:p w14:paraId="2E9C8527" w14:textId="77777777" w:rsidR="00914DB0" w:rsidRPr="00914DB0" w:rsidRDefault="00914DB0" w:rsidP="00914DB0">
      <w:pPr>
        <w:numPr>
          <w:ilvl w:val="0"/>
          <w:numId w:val="10"/>
        </w:numPr>
        <w:spacing w:after="200" w:line="276" w:lineRule="auto"/>
      </w:pPr>
      <w:r w:rsidRPr="00914DB0">
        <w:rPr>
          <w:b/>
          <w:bCs/>
        </w:rPr>
        <w:t>Shopping Preferences:</w:t>
      </w:r>
      <w:r w:rsidRPr="00914DB0">
        <w:t xml:space="preserve"> </w:t>
      </w:r>
      <w:proofErr w:type="spellStart"/>
      <w:r w:rsidRPr="00914DB0">
        <w:t>SubscriptionStatus</w:t>
      </w:r>
      <w:proofErr w:type="spellEnd"/>
      <w:r w:rsidRPr="00914DB0">
        <w:t xml:space="preserve">, </w:t>
      </w:r>
      <w:proofErr w:type="spellStart"/>
      <w:r w:rsidRPr="00914DB0">
        <w:t>PreviousPurchases</w:t>
      </w:r>
      <w:proofErr w:type="spellEnd"/>
      <w:r w:rsidRPr="00914DB0">
        <w:t xml:space="preserve">, </w:t>
      </w:r>
      <w:proofErr w:type="spellStart"/>
      <w:r w:rsidRPr="00914DB0">
        <w:t>FrequencyOfPurchases</w:t>
      </w:r>
      <w:proofErr w:type="spellEnd"/>
    </w:p>
    <w:p w14:paraId="45ACF6F2" w14:textId="77777777" w:rsidR="00914DB0" w:rsidRPr="00914DB0" w:rsidRDefault="00914DB0" w:rsidP="00914DB0">
      <w:pPr>
        <w:numPr>
          <w:ilvl w:val="0"/>
          <w:numId w:val="10"/>
        </w:numPr>
        <w:spacing w:after="200" w:line="276" w:lineRule="auto"/>
      </w:pPr>
      <w:r w:rsidRPr="00914DB0">
        <w:rPr>
          <w:b/>
          <w:bCs/>
        </w:rPr>
        <w:t>Payment and Delivery:</w:t>
      </w:r>
      <w:r w:rsidRPr="00914DB0">
        <w:t xml:space="preserve"> </w:t>
      </w:r>
      <w:proofErr w:type="spellStart"/>
      <w:r w:rsidRPr="00914DB0">
        <w:t>PaymentMethod</w:t>
      </w:r>
      <w:proofErr w:type="spellEnd"/>
      <w:r w:rsidRPr="00914DB0">
        <w:t xml:space="preserve">, </w:t>
      </w:r>
      <w:proofErr w:type="spellStart"/>
      <w:r w:rsidRPr="00914DB0">
        <w:t>ShippingType</w:t>
      </w:r>
      <w:proofErr w:type="spellEnd"/>
    </w:p>
    <w:p w14:paraId="178A6A39" w14:textId="77777777" w:rsidR="00914DB0" w:rsidRPr="00914DB0" w:rsidRDefault="00914DB0" w:rsidP="00914DB0">
      <w:pPr>
        <w:numPr>
          <w:ilvl w:val="0"/>
          <w:numId w:val="10"/>
        </w:numPr>
        <w:spacing w:after="200" w:line="276" w:lineRule="auto"/>
      </w:pPr>
      <w:r w:rsidRPr="00914DB0">
        <w:rPr>
          <w:b/>
          <w:bCs/>
        </w:rPr>
        <w:t>Discount Information:</w:t>
      </w:r>
      <w:r w:rsidRPr="00914DB0">
        <w:t xml:space="preserve"> </w:t>
      </w:r>
      <w:proofErr w:type="spellStart"/>
      <w:r w:rsidRPr="00914DB0">
        <w:t>DiscountApplied</w:t>
      </w:r>
      <w:proofErr w:type="spellEnd"/>
      <w:r w:rsidRPr="00914DB0">
        <w:t xml:space="preserve">, </w:t>
      </w:r>
      <w:proofErr w:type="spellStart"/>
      <w:r w:rsidRPr="00914DB0">
        <w:t>PromoCodeUsed</w:t>
      </w:r>
      <w:proofErr w:type="spellEnd"/>
    </w:p>
    <w:p w14:paraId="3419CB0C" w14:textId="77777777" w:rsidR="00EF462F" w:rsidRPr="001259B5" w:rsidRDefault="00914DB0" w:rsidP="001259B5">
      <w:pPr>
        <w:spacing w:after="200" w:line="276" w:lineRule="auto"/>
      </w:pPr>
      <w:r w:rsidRPr="00914DB0">
        <w:t xml:space="preserve">This dataset was used to study shopping patterns, compare purchase amounts, </w:t>
      </w:r>
      <w:proofErr w:type="spellStart"/>
      <w:r w:rsidRPr="00914DB0">
        <w:t>analyze</w:t>
      </w:r>
      <w:proofErr w:type="spellEnd"/>
      <w:r w:rsidRPr="00914DB0">
        <w:t xml:space="preserve"> discount usage, and group customers based on age and purchase amount.</w:t>
      </w:r>
    </w:p>
    <w:p w14:paraId="4EBE2D10" w14:textId="348FB595" w:rsidR="00914DB0" w:rsidRPr="00DA2D2A" w:rsidRDefault="00914DB0" w:rsidP="00914DB0">
      <w:pPr>
        <w:spacing w:after="200" w:line="276" w:lineRule="auto"/>
        <w:rPr>
          <w:rFonts w:asciiTheme="majorHAnsi" w:hAnsiTheme="majorHAnsi" w:cstheme="majorHAnsi"/>
          <w:b/>
          <w:bCs/>
          <w:color w:val="548DD4" w:themeColor="text2" w:themeTint="99"/>
          <w:sz w:val="26"/>
          <w:szCs w:val="26"/>
        </w:rPr>
      </w:pPr>
      <w:r w:rsidRPr="00DA2D2A">
        <w:rPr>
          <w:rFonts w:asciiTheme="majorHAnsi" w:hAnsiTheme="majorHAnsi" w:cstheme="majorHAnsi"/>
          <w:b/>
          <w:bCs/>
          <w:color w:val="548DD4" w:themeColor="text2" w:themeTint="99"/>
          <w:sz w:val="26"/>
          <w:szCs w:val="26"/>
        </w:rPr>
        <w:t>1</w:t>
      </w:r>
      <w:r w:rsidR="00075AC2">
        <w:rPr>
          <w:rFonts w:asciiTheme="majorHAnsi" w:hAnsiTheme="majorHAnsi" w:cstheme="majorHAnsi"/>
          <w:b/>
          <w:bCs/>
          <w:color w:val="548DD4" w:themeColor="text2" w:themeTint="99"/>
          <w:sz w:val="26"/>
          <w:szCs w:val="26"/>
        </w:rPr>
        <w:t>.</w:t>
      </w:r>
      <w:r w:rsidR="00EF462F">
        <w:rPr>
          <w:rFonts w:asciiTheme="majorHAnsi" w:hAnsiTheme="majorHAnsi" w:cstheme="majorHAnsi"/>
          <w:b/>
          <w:bCs/>
          <w:color w:val="548DD4" w:themeColor="text2" w:themeTint="99"/>
          <w:sz w:val="26"/>
          <w:szCs w:val="26"/>
        </w:rPr>
        <w:t>3</w:t>
      </w:r>
      <w:r w:rsidRPr="00DA2D2A">
        <w:rPr>
          <w:rFonts w:asciiTheme="majorHAnsi" w:hAnsiTheme="majorHAnsi" w:cstheme="majorHAnsi"/>
          <w:b/>
          <w:bCs/>
          <w:color w:val="548DD4" w:themeColor="text2" w:themeTint="99"/>
          <w:sz w:val="26"/>
          <w:szCs w:val="26"/>
        </w:rPr>
        <w:t xml:space="preserve"> Data Quality Checks</w:t>
      </w:r>
    </w:p>
    <w:p w14:paraId="70D3A8FC" w14:textId="77777777" w:rsidR="00914DB0" w:rsidRPr="00914DB0" w:rsidRDefault="00914DB0" w:rsidP="00914DB0">
      <w:pPr>
        <w:numPr>
          <w:ilvl w:val="0"/>
          <w:numId w:val="11"/>
        </w:numPr>
        <w:spacing w:after="200" w:line="276" w:lineRule="auto"/>
      </w:pPr>
      <w:r w:rsidRPr="00914DB0">
        <w:rPr>
          <w:b/>
          <w:bCs/>
        </w:rPr>
        <w:t>Missing values:</w:t>
      </w:r>
      <w:r w:rsidRPr="00914DB0">
        <w:t xml:space="preserve"> No missing values were found.</w:t>
      </w:r>
    </w:p>
    <w:p w14:paraId="0306B427" w14:textId="77777777" w:rsidR="00914DB0" w:rsidRPr="00914DB0" w:rsidRDefault="00914DB0" w:rsidP="00914DB0">
      <w:pPr>
        <w:numPr>
          <w:ilvl w:val="0"/>
          <w:numId w:val="11"/>
        </w:numPr>
        <w:spacing w:after="200" w:line="276" w:lineRule="auto"/>
      </w:pPr>
      <w:r w:rsidRPr="00914DB0">
        <w:rPr>
          <w:b/>
          <w:bCs/>
        </w:rPr>
        <w:t>Duplicate records:</w:t>
      </w:r>
      <w:r w:rsidRPr="00914DB0">
        <w:t xml:space="preserve"> No duplicate records were found.</w:t>
      </w:r>
    </w:p>
    <w:p w14:paraId="3339DF29" w14:textId="77777777" w:rsidR="00914DB0" w:rsidRPr="00914DB0" w:rsidRDefault="00914DB0" w:rsidP="00914DB0">
      <w:pPr>
        <w:numPr>
          <w:ilvl w:val="0"/>
          <w:numId w:val="11"/>
        </w:numPr>
        <w:spacing w:after="200" w:line="276" w:lineRule="auto"/>
      </w:pPr>
      <w:r w:rsidRPr="00914DB0">
        <w:rPr>
          <w:b/>
          <w:bCs/>
        </w:rPr>
        <w:lastRenderedPageBreak/>
        <w:t>Incorrect data:</w:t>
      </w:r>
      <w:r w:rsidRPr="00914DB0">
        <w:t xml:space="preserve"> No incorrect data was identified during the checks performed.</w:t>
      </w:r>
    </w:p>
    <w:p w14:paraId="4E32FB11" w14:textId="77777777" w:rsidR="00914DB0" w:rsidRPr="00914DB0" w:rsidRDefault="00914DB0" w:rsidP="00914DB0">
      <w:pPr>
        <w:numPr>
          <w:ilvl w:val="0"/>
          <w:numId w:val="11"/>
        </w:numPr>
        <w:spacing w:after="200" w:line="276" w:lineRule="auto"/>
      </w:pPr>
      <w:r w:rsidRPr="00914DB0">
        <w:rPr>
          <w:b/>
          <w:bCs/>
        </w:rPr>
        <w:t>Product category mapping:</w:t>
      </w:r>
      <w:r w:rsidRPr="00914DB0">
        <w:t xml:space="preserve"> Some products were associated with categories that did not match their product types.</w:t>
      </w:r>
    </w:p>
    <w:p w14:paraId="14D69D7C" w14:textId="4C903DD5" w:rsidR="00914DB0" w:rsidRPr="009C1204" w:rsidRDefault="00075AC2" w:rsidP="00914DB0">
      <w:pPr>
        <w:spacing w:after="200" w:line="276" w:lineRule="auto"/>
        <w:rPr>
          <w:rFonts w:asciiTheme="majorHAnsi" w:hAnsiTheme="majorHAnsi" w:cstheme="majorHAnsi"/>
          <w:b/>
          <w:bCs/>
          <w:color w:val="548DD4" w:themeColor="text2" w:themeTint="99"/>
          <w:sz w:val="26"/>
          <w:szCs w:val="26"/>
        </w:rPr>
      </w:pPr>
      <w:r>
        <w:rPr>
          <w:rFonts w:asciiTheme="majorHAnsi" w:hAnsiTheme="majorHAnsi" w:cstheme="majorHAnsi"/>
          <w:b/>
          <w:bCs/>
          <w:color w:val="548DD4" w:themeColor="text2" w:themeTint="99"/>
          <w:sz w:val="26"/>
          <w:szCs w:val="26"/>
        </w:rPr>
        <w:t>1.</w:t>
      </w:r>
      <w:r w:rsidR="00176FE4">
        <w:rPr>
          <w:rFonts w:asciiTheme="majorHAnsi" w:hAnsiTheme="majorHAnsi" w:cstheme="majorHAnsi"/>
          <w:b/>
          <w:bCs/>
          <w:color w:val="548DD4" w:themeColor="text2" w:themeTint="99"/>
          <w:sz w:val="26"/>
          <w:szCs w:val="26"/>
        </w:rPr>
        <w:t>4</w:t>
      </w:r>
      <w:r w:rsidR="00914DB0" w:rsidRPr="009C1204">
        <w:rPr>
          <w:rFonts w:asciiTheme="majorHAnsi" w:hAnsiTheme="majorHAnsi" w:cstheme="majorHAnsi"/>
          <w:b/>
          <w:bCs/>
          <w:color w:val="548DD4" w:themeColor="text2" w:themeTint="99"/>
          <w:sz w:val="26"/>
          <w:szCs w:val="26"/>
        </w:rPr>
        <w:t xml:space="preserve"> Data Cleaning Performed</w:t>
      </w:r>
    </w:p>
    <w:p w14:paraId="08645D84" w14:textId="4990EBEB" w:rsidR="00914DB0" w:rsidRPr="00914DB0" w:rsidRDefault="00914DB0" w:rsidP="00914DB0">
      <w:pPr>
        <w:spacing w:after="200" w:line="276" w:lineRule="auto"/>
      </w:pPr>
      <w:r w:rsidRPr="00914DB0">
        <w:t xml:space="preserve">To correct the category mapping issue, I created a new column called </w:t>
      </w:r>
      <w:proofErr w:type="spellStart"/>
      <w:r w:rsidRPr="00914DB0">
        <w:t>Cleaned</w:t>
      </w:r>
      <w:r w:rsidR="00521BA5">
        <w:t>_</w:t>
      </w:r>
      <w:r w:rsidRPr="00914DB0">
        <w:t>Category</w:t>
      </w:r>
      <w:proofErr w:type="spellEnd"/>
      <w:r w:rsidRPr="00914DB0">
        <w:t>.</w:t>
      </w:r>
    </w:p>
    <w:p w14:paraId="0D643EAA" w14:textId="77777777" w:rsidR="00914DB0" w:rsidRPr="00914DB0" w:rsidRDefault="00914DB0" w:rsidP="00914DB0">
      <w:pPr>
        <w:spacing w:after="200" w:line="276" w:lineRule="auto"/>
      </w:pPr>
      <w:r w:rsidRPr="00914DB0">
        <w:t>The products were grouped into suitable categories:</w:t>
      </w:r>
    </w:p>
    <w:p w14:paraId="59C4AB97" w14:textId="77777777" w:rsidR="00914DB0" w:rsidRPr="00914DB0" w:rsidRDefault="00914DB0" w:rsidP="00914DB0">
      <w:pPr>
        <w:numPr>
          <w:ilvl w:val="0"/>
          <w:numId w:val="12"/>
        </w:numPr>
        <w:spacing w:after="200" w:line="276" w:lineRule="auto"/>
      </w:pPr>
      <w:r w:rsidRPr="00914DB0">
        <w:t>Phone and Laptop → Electronics</w:t>
      </w:r>
    </w:p>
    <w:p w14:paraId="68F7A3A8" w14:textId="77777777" w:rsidR="00914DB0" w:rsidRPr="00914DB0" w:rsidRDefault="00914DB0" w:rsidP="00914DB0">
      <w:pPr>
        <w:numPr>
          <w:ilvl w:val="0"/>
          <w:numId w:val="12"/>
        </w:numPr>
        <w:spacing w:after="200" w:line="276" w:lineRule="auto"/>
      </w:pPr>
      <w:r w:rsidRPr="00914DB0">
        <w:t>Shoes and T-Shirt → Clothing</w:t>
      </w:r>
    </w:p>
    <w:p w14:paraId="7F4E6222" w14:textId="77777777" w:rsidR="00914DB0" w:rsidRPr="00914DB0" w:rsidRDefault="00914DB0" w:rsidP="00914DB0">
      <w:pPr>
        <w:numPr>
          <w:ilvl w:val="0"/>
          <w:numId w:val="12"/>
        </w:numPr>
        <w:spacing w:after="200" w:line="276" w:lineRule="auto"/>
      </w:pPr>
      <w:r w:rsidRPr="00914DB0">
        <w:t>Bag and Watch → Accessories</w:t>
      </w:r>
    </w:p>
    <w:p w14:paraId="7D17A716" w14:textId="77777777" w:rsidR="00914DB0" w:rsidRPr="00914DB0" w:rsidRDefault="00914DB0" w:rsidP="00914DB0">
      <w:pPr>
        <w:numPr>
          <w:ilvl w:val="0"/>
          <w:numId w:val="12"/>
        </w:numPr>
        <w:spacing w:after="200" w:line="276" w:lineRule="auto"/>
      </w:pPr>
      <w:r w:rsidRPr="00914DB0">
        <w:t>Football → Sports</w:t>
      </w:r>
    </w:p>
    <w:p w14:paraId="0F71F733" w14:textId="77777777" w:rsidR="00914DB0" w:rsidRPr="00914DB0" w:rsidRDefault="00914DB0" w:rsidP="00914DB0">
      <w:pPr>
        <w:numPr>
          <w:ilvl w:val="0"/>
          <w:numId w:val="12"/>
        </w:numPr>
        <w:spacing w:after="200" w:line="276" w:lineRule="auto"/>
      </w:pPr>
      <w:r w:rsidRPr="00914DB0">
        <w:t>Curtains → Home Decor</w:t>
      </w:r>
    </w:p>
    <w:p w14:paraId="22250AEA" w14:textId="1E6881D1" w:rsidR="00914DB0" w:rsidRPr="00914DB0" w:rsidRDefault="00914DB0" w:rsidP="00914DB0">
      <w:pPr>
        <w:spacing w:after="200" w:line="276" w:lineRule="auto"/>
      </w:pPr>
      <w:r w:rsidRPr="00914DB0">
        <w:t xml:space="preserve">The original Category column was retained, and </w:t>
      </w:r>
      <w:proofErr w:type="spellStart"/>
      <w:r w:rsidRPr="00914DB0">
        <w:t>Cleaned</w:t>
      </w:r>
      <w:r w:rsidR="00521BA5">
        <w:t>_</w:t>
      </w:r>
      <w:r w:rsidRPr="00914DB0">
        <w:t>Category</w:t>
      </w:r>
      <w:proofErr w:type="spellEnd"/>
      <w:r w:rsidRPr="00914DB0">
        <w:t xml:space="preserve"> was used for category-based analysis.</w:t>
      </w:r>
    </w:p>
    <w:p w14:paraId="356C489E" w14:textId="2C0C585B" w:rsidR="00914DB0" w:rsidRPr="00914DB0" w:rsidRDefault="00914DB0" w:rsidP="00914DB0">
      <w:pPr>
        <w:spacing w:after="200" w:line="276" w:lineRule="auto"/>
      </w:pPr>
      <w:r w:rsidRPr="00914DB0">
        <w:t xml:space="preserve">I also created an </w:t>
      </w:r>
      <w:proofErr w:type="spellStart"/>
      <w:r w:rsidRPr="00914DB0">
        <w:t>AgeGroup</w:t>
      </w:r>
      <w:proofErr w:type="spellEnd"/>
      <w:r w:rsidRPr="00914DB0">
        <w:t xml:space="preserve"> column to make it easier to compare shopping behaviour across different age ranges.</w:t>
      </w:r>
    </w:p>
    <w:p w14:paraId="31028978" w14:textId="3D050A56" w:rsidR="00914DB0" w:rsidRPr="002A22B1" w:rsidRDefault="001B7541" w:rsidP="00914DB0">
      <w:pPr>
        <w:spacing w:after="200" w:line="276" w:lineRule="auto"/>
        <w:rPr>
          <w:rFonts w:asciiTheme="majorHAnsi" w:hAnsiTheme="majorHAnsi" w:cstheme="majorHAnsi"/>
          <w:b/>
          <w:bCs/>
          <w:color w:val="548DD4" w:themeColor="text2" w:themeTint="99"/>
          <w:sz w:val="26"/>
          <w:szCs w:val="26"/>
        </w:rPr>
      </w:pPr>
      <w:r w:rsidRPr="002A22B1">
        <w:rPr>
          <w:rFonts w:asciiTheme="majorHAnsi" w:hAnsiTheme="majorHAnsi" w:cstheme="majorHAnsi"/>
          <w:b/>
          <w:bCs/>
          <w:color w:val="548DD4" w:themeColor="text2" w:themeTint="99"/>
          <w:sz w:val="26"/>
          <w:szCs w:val="26"/>
        </w:rPr>
        <w:t>1.</w:t>
      </w:r>
      <w:r w:rsidR="00176FE4">
        <w:rPr>
          <w:rFonts w:asciiTheme="majorHAnsi" w:hAnsiTheme="majorHAnsi" w:cstheme="majorHAnsi"/>
          <w:b/>
          <w:bCs/>
          <w:color w:val="548DD4" w:themeColor="text2" w:themeTint="99"/>
          <w:sz w:val="26"/>
          <w:szCs w:val="26"/>
        </w:rPr>
        <w:t>5</w:t>
      </w:r>
      <w:r w:rsidR="00914DB0" w:rsidRPr="002A22B1">
        <w:rPr>
          <w:rFonts w:asciiTheme="majorHAnsi" w:hAnsiTheme="majorHAnsi" w:cstheme="majorHAnsi"/>
          <w:b/>
          <w:bCs/>
          <w:color w:val="548DD4" w:themeColor="text2" w:themeTint="99"/>
          <w:sz w:val="26"/>
          <w:szCs w:val="26"/>
        </w:rPr>
        <w:t xml:space="preserve"> Result</w:t>
      </w:r>
    </w:p>
    <w:p w14:paraId="49608CB9" w14:textId="1ADE4909" w:rsidR="00914DB0" w:rsidRDefault="00914DB0" w:rsidP="00914DB0">
      <w:pPr>
        <w:spacing w:after="200" w:line="276" w:lineRule="auto"/>
      </w:pPr>
      <w:r w:rsidRPr="00914DB0">
        <w:t>The dataset was checked for data quality issues, and no missing values, duplicate records, or incorrect data were identified. The product category mapping was standardized to make category comparisons more consistent.</w:t>
      </w:r>
    </w:p>
    <w:p w14:paraId="7D8BCBB5" w14:textId="77777777" w:rsidR="0043168D" w:rsidRDefault="0043168D" w:rsidP="009F7A66">
      <w:pPr>
        <w:pStyle w:val="Heading1"/>
        <w:spacing w:line="276" w:lineRule="auto"/>
      </w:pPr>
    </w:p>
    <w:p w14:paraId="541E780B" w14:textId="77777777" w:rsidR="00CB46DF" w:rsidRDefault="00CB46DF" w:rsidP="009F7A66">
      <w:pPr>
        <w:pStyle w:val="Heading1"/>
        <w:spacing w:line="276" w:lineRule="auto"/>
        <w:rPr>
          <w:sz w:val="40"/>
          <w:szCs w:val="40"/>
        </w:rPr>
      </w:pPr>
    </w:p>
    <w:p w14:paraId="2BBD7CA9" w14:textId="77777777" w:rsidR="00CB46DF" w:rsidRDefault="00CB46DF" w:rsidP="009F7A66">
      <w:pPr>
        <w:pStyle w:val="Heading1"/>
        <w:spacing w:line="276" w:lineRule="auto"/>
        <w:rPr>
          <w:sz w:val="40"/>
          <w:szCs w:val="40"/>
        </w:rPr>
      </w:pPr>
    </w:p>
    <w:p w14:paraId="5244DBB0" w14:textId="77777777" w:rsidR="002E315F" w:rsidRDefault="002E315F">
      <w:pPr>
        <w:pStyle w:val="Heading1"/>
        <w:rPr>
          <w:sz w:val="40"/>
          <w:szCs w:val="40"/>
        </w:rPr>
      </w:pPr>
    </w:p>
    <w:p w14:paraId="1C4953FE" w14:textId="77777777" w:rsidR="00E00915" w:rsidRPr="00E00915" w:rsidRDefault="00E00915" w:rsidP="00E00915">
      <w:pPr>
        <w:rPr>
          <w:lang w:val="en-US" w:eastAsia="en-US"/>
        </w:rPr>
      </w:pPr>
    </w:p>
    <w:p w14:paraId="5500F796" w14:textId="77777777" w:rsidR="00091009" w:rsidRDefault="00091009"/>
    <w:p w14:paraId="2B90F25A" w14:textId="77777777" w:rsidR="00091009" w:rsidRDefault="00091009" w:rsidP="00F54477">
      <w:pPr>
        <w:pStyle w:val="Heading1"/>
        <w:numPr>
          <w:ilvl w:val="0"/>
          <w:numId w:val="16"/>
        </w:numPr>
        <w:spacing w:line="276" w:lineRule="auto"/>
        <w:rPr>
          <w:sz w:val="40"/>
          <w:szCs w:val="40"/>
        </w:rPr>
      </w:pPr>
      <w:r w:rsidRPr="00AD28D3">
        <w:rPr>
          <w:sz w:val="40"/>
          <w:szCs w:val="40"/>
        </w:rPr>
        <w:lastRenderedPageBreak/>
        <w:t>SQL Analysis and Findings</w:t>
      </w:r>
    </w:p>
    <w:p w14:paraId="441E8F31" w14:textId="77777777" w:rsidR="00B812C6" w:rsidRPr="00B812C6" w:rsidRDefault="00B812C6" w:rsidP="00B812C6"/>
    <w:p w14:paraId="732EC92E" w14:textId="64E8E0B2" w:rsidR="00091009" w:rsidRPr="00181E26" w:rsidRDefault="00091009">
      <w:pPr>
        <w:rPr>
          <w:rFonts w:asciiTheme="majorHAnsi" w:hAnsiTheme="majorHAnsi" w:cstheme="majorHAnsi"/>
          <w:color w:val="0F243E" w:themeColor="text2" w:themeShade="80"/>
          <w:sz w:val="32"/>
          <w:szCs w:val="32"/>
          <w:u w:val="single"/>
        </w:rPr>
      </w:pPr>
      <w:r w:rsidRPr="00181E26">
        <w:rPr>
          <w:rFonts w:asciiTheme="majorHAnsi" w:hAnsiTheme="majorHAnsi" w:cstheme="majorHAnsi"/>
          <w:color w:val="0F243E" w:themeColor="text2" w:themeShade="80"/>
          <w:sz w:val="32"/>
          <w:szCs w:val="32"/>
          <w:u w:val="single"/>
        </w:rPr>
        <w:t>2. Discount Analysis by Product Category</w:t>
      </w:r>
    </w:p>
    <w:p w14:paraId="73AC143A" w14:textId="77777777" w:rsidR="00091009" w:rsidRDefault="00091009"/>
    <w:p w14:paraId="0FCFBF82" w14:textId="67FB7AB7" w:rsidR="00B2079D" w:rsidRDefault="00CC3892">
      <w:r>
        <w:t xml:space="preserve">The analysis compared the average </w:t>
      </w:r>
      <w:proofErr w:type="spellStart"/>
      <w:r>
        <w:t>PurchaseAmountUSD</w:t>
      </w:r>
      <w:proofErr w:type="spellEnd"/>
      <w:r>
        <w:t xml:space="preserve"> for records where </w:t>
      </w:r>
      <w:proofErr w:type="spellStart"/>
      <w:r>
        <w:t>DiscountApplied</w:t>
      </w:r>
      <w:proofErr w:type="spellEnd"/>
      <w:r>
        <w:t xml:space="preserve"> was Yes and No within each </w:t>
      </w:r>
      <w:proofErr w:type="spellStart"/>
      <w:r>
        <w:t>Cleaned</w:t>
      </w:r>
      <w:r w:rsidR="00E00915">
        <w:t>_</w:t>
      </w:r>
      <w:r>
        <w:t>Category</w:t>
      </w:r>
      <w:proofErr w:type="spellEnd"/>
      <w:r>
        <w:t>. The difference is calculated as: discounted average minus non-discounted average.</w:t>
      </w:r>
    </w:p>
    <w:p w14:paraId="4A15CBC2" w14:textId="77777777" w:rsidR="00E00915" w:rsidRDefault="00E00915"/>
    <w:p w14:paraId="7522D2DC" w14:textId="1A7AA22B" w:rsidR="003C02B6" w:rsidRDefault="003C02B6">
      <w:r w:rsidRPr="003C02B6">
        <w:t>Total purchase amount for discounted records: Clothing $</w:t>
      </w:r>
      <w:r w:rsidR="00E733D2">
        <w:t>266,</w:t>
      </w:r>
      <w:r w:rsidR="00856B83">
        <w:t>068.53</w:t>
      </w:r>
      <w:r w:rsidRPr="003C02B6">
        <w:t xml:space="preserve"> (</w:t>
      </w:r>
      <w:r w:rsidR="00CE573A">
        <w:t>1031</w:t>
      </w:r>
      <w:r w:rsidRPr="003C02B6">
        <w:t xml:space="preserve"> records)</w:t>
      </w:r>
      <w:r w:rsidR="006B0354">
        <w:t>,</w:t>
      </w:r>
      <w:r w:rsidR="00EF70FC">
        <w:t xml:space="preserve"> </w:t>
      </w:r>
      <w:r w:rsidRPr="003C02B6">
        <w:t>Electronics $</w:t>
      </w:r>
      <w:r w:rsidR="00E733D2">
        <w:t>229,835.34</w:t>
      </w:r>
      <w:r w:rsidRPr="003C02B6">
        <w:t xml:space="preserve"> (</w:t>
      </w:r>
      <w:r w:rsidR="00D80C4C">
        <w:t>926</w:t>
      </w:r>
      <w:r w:rsidRPr="003C02B6">
        <w:t>)</w:t>
      </w:r>
      <w:r w:rsidR="00EF70FC">
        <w:t xml:space="preserve">, </w:t>
      </w:r>
      <w:r w:rsidRPr="003C02B6">
        <w:t>Accessories $</w:t>
      </w:r>
      <w:r w:rsidR="006B0354">
        <w:t>247,538.89</w:t>
      </w:r>
      <w:r w:rsidRPr="003C02B6">
        <w:t xml:space="preserve"> (</w:t>
      </w:r>
      <w:r w:rsidR="00CE573A">
        <w:t>976</w:t>
      </w:r>
      <w:r w:rsidRPr="003C02B6">
        <w:t>)</w:t>
      </w:r>
      <w:r w:rsidR="00EF70FC">
        <w:t>,</w:t>
      </w:r>
      <w:r w:rsidRPr="003C02B6">
        <w:t xml:space="preserve"> Sports $</w:t>
      </w:r>
      <w:r w:rsidR="006B0354">
        <w:t>130,828.65</w:t>
      </w:r>
      <w:r w:rsidRPr="003C02B6">
        <w:t xml:space="preserve"> (</w:t>
      </w:r>
      <w:r w:rsidR="00716A56">
        <w:t>488</w:t>
      </w:r>
      <w:r w:rsidRPr="003C02B6">
        <w:t>)</w:t>
      </w:r>
      <w:r w:rsidR="00EF70FC">
        <w:t>,</w:t>
      </w:r>
      <w:r w:rsidRPr="003C02B6">
        <w:t xml:space="preserve"> Home Decor $</w:t>
      </w:r>
      <w:r w:rsidR="0004107F">
        <w:t>122,107.39</w:t>
      </w:r>
      <w:r w:rsidRPr="003C02B6">
        <w:t xml:space="preserve"> </w:t>
      </w:r>
      <w:r w:rsidR="008451B3">
        <w:t>(479</w:t>
      </w:r>
      <w:r w:rsidRPr="003C02B6">
        <w:t>). These figures are purchase amounts, not profit.</w:t>
      </w:r>
    </w:p>
    <w:p w14:paraId="70C17CF9" w14:textId="77777777" w:rsidR="004314EB" w:rsidRDefault="004314EB"/>
    <w:tbl>
      <w:tblPr>
        <w:tblStyle w:val="TableGrid"/>
        <w:tblW w:w="0" w:type="auto"/>
        <w:jc w:val="center"/>
        <w:tblLook w:val="04A0" w:firstRow="1" w:lastRow="0" w:firstColumn="1" w:lastColumn="0" w:noHBand="0" w:noVBand="1"/>
      </w:tblPr>
      <w:tblGrid>
        <w:gridCol w:w="1801"/>
        <w:gridCol w:w="1544"/>
        <w:gridCol w:w="1463"/>
        <w:gridCol w:w="1681"/>
        <w:gridCol w:w="1681"/>
        <w:gridCol w:w="1756"/>
      </w:tblGrid>
      <w:tr w:rsidR="008018B9" w14:paraId="35BC7EC9" w14:textId="77777777" w:rsidTr="008018B9">
        <w:trPr>
          <w:jc w:val="center"/>
        </w:trPr>
        <w:tc>
          <w:tcPr>
            <w:tcW w:w="1801" w:type="dxa"/>
            <w:shd w:val="clear" w:color="auto" w:fill="17365D"/>
            <w:vAlign w:val="center"/>
          </w:tcPr>
          <w:p w14:paraId="2FF2A2CA" w14:textId="77777777" w:rsidR="008018B9" w:rsidRDefault="008018B9" w:rsidP="00A54A8F">
            <w:r>
              <w:rPr>
                <w:rFonts w:ascii="Aptos" w:hAnsi="Aptos"/>
                <w:b/>
                <w:color w:val="FFFFFF"/>
                <w:sz w:val="18"/>
              </w:rPr>
              <w:t>Category</w:t>
            </w:r>
          </w:p>
        </w:tc>
        <w:tc>
          <w:tcPr>
            <w:tcW w:w="1544" w:type="dxa"/>
            <w:shd w:val="clear" w:color="auto" w:fill="17365D"/>
          </w:tcPr>
          <w:p w14:paraId="6B197A34" w14:textId="4EE8F789" w:rsidR="008018B9" w:rsidRDefault="008018B9" w:rsidP="00A54A8F">
            <w:pPr>
              <w:rPr>
                <w:b/>
                <w:color w:val="FFFFFF"/>
                <w:sz w:val="18"/>
              </w:rPr>
            </w:pPr>
            <w:r>
              <w:rPr>
                <w:b/>
                <w:color w:val="FFFFFF"/>
                <w:sz w:val="18"/>
              </w:rPr>
              <w:t>Total Purchase</w:t>
            </w:r>
          </w:p>
        </w:tc>
        <w:tc>
          <w:tcPr>
            <w:tcW w:w="1463" w:type="dxa"/>
            <w:shd w:val="clear" w:color="auto" w:fill="17365D"/>
          </w:tcPr>
          <w:p w14:paraId="40C39C17" w14:textId="0F3696AC" w:rsidR="008018B9" w:rsidRDefault="002C796E" w:rsidP="00A54A8F">
            <w:pPr>
              <w:rPr>
                <w:b/>
                <w:color w:val="FFFFFF"/>
                <w:sz w:val="18"/>
              </w:rPr>
            </w:pPr>
            <w:r>
              <w:rPr>
                <w:b/>
                <w:color w:val="FFFFFF"/>
                <w:sz w:val="18"/>
              </w:rPr>
              <w:t>Total Amount</w:t>
            </w:r>
          </w:p>
        </w:tc>
        <w:tc>
          <w:tcPr>
            <w:tcW w:w="1681" w:type="dxa"/>
            <w:shd w:val="clear" w:color="auto" w:fill="17365D"/>
            <w:vAlign w:val="center"/>
          </w:tcPr>
          <w:p w14:paraId="0A5BDA94" w14:textId="53B0CD5F" w:rsidR="008018B9" w:rsidRDefault="008018B9" w:rsidP="00A54A8F">
            <w:r>
              <w:rPr>
                <w:rFonts w:ascii="Aptos" w:hAnsi="Aptos"/>
                <w:b/>
                <w:color w:val="FFFFFF"/>
                <w:sz w:val="18"/>
              </w:rPr>
              <w:t>Avg. with discount</w:t>
            </w:r>
          </w:p>
        </w:tc>
        <w:tc>
          <w:tcPr>
            <w:tcW w:w="1681" w:type="dxa"/>
            <w:shd w:val="clear" w:color="auto" w:fill="17365D"/>
            <w:vAlign w:val="center"/>
          </w:tcPr>
          <w:p w14:paraId="00DD2647" w14:textId="77777777" w:rsidR="008018B9" w:rsidRDefault="008018B9" w:rsidP="00A54A8F">
            <w:r>
              <w:rPr>
                <w:rFonts w:ascii="Aptos" w:hAnsi="Aptos"/>
                <w:b/>
                <w:color w:val="FFFFFF"/>
                <w:sz w:val="18"/>
              </w:rPr>
              <w:t>Avg. without discount</w:t>
            </w:r>
          </w:p>
        </w:tc>
        <w:tc>
          <w:tcPr>
            <w:tcW w:w="1756" w:type="dxa"/>
            <w:shd w:val="clear" w:color="auto" w:fill="17365D"/>
            <w:vAlign w:val="center"/>
          </w:tcPr>
          <w:p w14:paraId="3F122259" w14:textId="77777777" w:rsidR="008018B9" w:rsidRDefault="008018B9" w:rsidP="00A54A8F">
            <w:r>
              <w:rPr>
                <w:rFonts w:ascii="Aptos" w:hAnsi="Aptos"/>
                <w:b/>
                <w:color w:val="FFFFFF"/>
                <w:sz w:val="18"/>
              </w:rPr>
              <w:t>Difference</w:t>
            </w:r>
          </w:p>
        </w:tc>
      </w:tr>
      <w:tr w:rsidR="008018B9" w14:paraId="21B12D6B" w14:textId="77777777" w:rsidTr="008018B9">
        <w:trPr>
          <w:jc w:val="center"/>
        </w:trPr>
        <w:tc>
          <w:tcPr>
            <w:tcW w:w="1801" w:type="dxa"/>
            <w:vAlign w:val="center"/>
          </w:tcPr>
          <w:p w14:paraId="1B58AAC8" w14:textId="77777777" w:rsidR="008018B9" w:rsidRDefault="008018B9">
            <w:r>
              <w:rPr>
                <w:rFonts w:ascii="Aptos" w:hAnsi="Aptos"/>
                <w:sz w:val="18"/>
              </w:rPr>
              <w:t>Home Decor</w:t>
            </w:r>
          </w:p>
        </w:tc>
        <w:tc>
          <w:tcPr>
            <w:tcW w:w="1544" w:type="dxa"/>
          </w:tcPr>
          <w:p w14:paraId="467F6BC1" w14:textId="5E4BEA97" w:rsidR="008018B9" w:rsidRDefault="008451B3">
            <w:pPr>
              <w:rPr>
                <w:sz w:val="18"/>
              </w:rPr>
            </w:pPr>
            <w:r>
              <w:rPr>
                <w:sz w:val="18"/>
              </w:rPr>
              <w:t>479</w:t>
            </w:r>
          </w:p>
        </w:tc>
        <w:tc>
          <w:tcPr>
            <w:tcW w:w="1463" w:type="dxa"/>
          </w:tcPr>
          <w:p w14:paraId="1DB891E8" w14:textId="278CB42B" w:rsidR="008018B9" w:rsidRPr="00AD1889" w:rsidRDefault="00BB4469">
            <w:pPr>
              <w:rPr>
                <w:rFonts w:ascii="Aptos" w:hAnsi="Aptos"/>
                <w:sz w:val="18"/>
                <w:szCs w:val="18"/>
              </w:rPr>
            </w:pPr>
            <w:r w:rsidRPr="00AD1889">
              <w:rPr>
                <w:rFonts w:ascii="Aptos" w:hAnsi="Aptos"/>
                <w:sz w:val="18"/>
                <w:szCs w:val="18"/>
              </w:rPr>
              <w:t>$</w:t>
            </w:r>
            <w:r w:rsidR="007D3CA6" w:rsidRPr="00AD1889">
              <w:rPr>
                <w:rFonts w:ascii="Aptos" w:hAnsi="Aptos"/>
                <w:sz w:val="18"/>
                <w:szCs w:val="18"/>
              </w:rPr>
              <w:t>122</w:t>
            </w:r>
            <w:r w:rsidR="00AD1889">
              <w:rPr>
                <w:rFonts w:ascii="Aptos" w:hAnsi="Aptos"/>
                <w:sz w:val="18"/>
                <w:szCs w:val="18"/>
              </w:rPr>
              <w:t>,</w:t>
            </w:r>
            <w:r w:rsidR="007D3CA6" w:rsidRPr="00AD1889">
              <w:rPr>
                <w:rFonts w:ascii="Aptos" w:hAnsi="Aptos"/>
                <w:sz w:val="18"/>
                <w:szCs w:val="18"/>
              </w:rPr>
              <w:t>107.39</w:t>
            </w:r>
          </w:p>
        </w:tc>
        <w:tc>
          <w:tcPr>
            <w:tcW w:w="1681" w:type="dxa"/>
            <w:vAlign w:val="center"/>
          </w:tcPr>
          <w:p w14:paraId="339C7241" w14:textId="71D89AD3" w:rsidR="008018B9" w:rsidRDefault="008018B9">
            <w:r>
              <w:rPr>
                <w:rFonts w:ascii="Aptos" w:hAnsi="Aptos"/>
                <w:sz w:val="18"/>
              </w:rPr>
              <w:t>$258.09</w:t>
            </w:r>
          </w:p>
        </w:tc>
        <w:tc>
          <w:tcPr>
            <w:tcW w:w="1681" w:type="dxa"/>
            <w:vAlign w:val="center"/>
          </w:tcPr>
          <w:p w14:paraId="13D7F8EA" w14:textId="77777777" w:rsidR="008018B9" w:rsidRDefault="008018B9">
            <w:r>
              <w:rPr>
                <w:rFonts w:ascii="Aptos" w:hAnsi="Aptos"/>
                <w:sz w:val="18"/>
              </w:rPr>
              <w:t>$252.23</w:t>
            </w:r>
          </w:p>
        </w:tc>
        <w:tc>
          <w:tcPr>
            <w:tcW w:w="1756" w:type="dxa"/>
            <w:vAlign w:val="center"/>
          </w:tcPr>
          <w:p w14:paraId="5F74DF8E" w14:textId="77777777" w:rsidR="008018B9" w:rsidRDefault="008018B9">
            <w:r>
              <w:rPr>
                <w:rFonts w:ascii="Aptos" w:hAnsi="Aptos"/>
                <w:sz w:val="18"/>
              </w:rPr>
              <w:t>+$5.86</w:t>
            </w:r>
          </w:p>
        </w:tc>
      </w:tr>
      <w:tr w:rsidR="008018B9" w14:paraId="042016B1" w14:textId="77777777" w:rsidTr="008018B9">
        <w:trPr>
          <w:jc w:val="center"/>
        </w:trPr>
        <w:tc>
          <w:tcPr>
            <w:tcW w:w="1801" w:type="dxa"/>
            <w:shd w:val="clear" w:color="auto" w:fill="EAF1F8"/>
            <w:vAlign w:val="center"/>
          </w:tcPr>
          <w:p w14:paraId="25282BC1" w14:textId="77777777" w:rsidR="008018B9" w:rsidRDefault="008018B9">
            <w:r>
              <w:rPr>
                <w:rFonts w:ascii="Aptos" w:hAnsi="Aptos"/>
                <w:sz w:val="18"/>
              </w:rPr>
              <w:t>Electronics</w:t>
            </w:r>
          </w:p>
        </w:tc>
        <w:tc>
          <w:tcPr>
            <w:tcW w:w="1544" w:type="dxa"/>
            <w:shd w:val="clear" w:color="auto" w:fill="EAF1F8"/>
          </w:tcPr>
          <w:p w14:paraId="422F9393" w14:textId="26624E36" w:rsidR="008018B9" w:rsidRDefault="00D80C4C">
            <w:pPr>
              <w:rPr>
                <w:sz w:val="18"/>
              </w:rPr>
            </w:pPr>
            <w:r>
              <w:rPr>
                <w:sz w:val="18"/>
              </w:rPr>
              <w:t>926</w:t>
            </w:r>
          </w:p>
        </w:tc>
        <w:tc>
          <w:tcPr>
            <w:tcW w:w="1463" w:type="dxa"/>
            <w:shd w:val="clear" w:color="auto" w:fill="EAF1F8"/>
          </w:tcPr>
          <w:p w14:paraId="132B0517" w14:textId="5BE8A93D" w:rsidR="008018B9" w:rsidRPr="00AD1889" w:rsidRDefault="00BB4469">
            <w:pPr>
              <w:rPr>
                <w:sz w:val="18"/>
                <w:szCs w:val="18"/>
              </w:rPr>
            </w:pPr>
            <w:r w:rsidRPr="00AD1889">
              <w:rPr>
                <w:sz w:val="18"/>
                <w:szCs w:val="18"/>
              </w:rPr>
              <w:t>$</w:t>
            </w:r>
            <w:r w:rsidR="000710E8" w:rsidRPr="00AD1889">
              <w:rPr>
                <w:sz w:val="18"/>
                <w:szCs w:val="18"/>
              </w:rPr>
              <w:t>229</w:t>
            </w:r>
            <w:r w:rsidR="00AD1889">
              <w:rPr>
                <w:sz w:val="18"/>
                <w:szCs w:val="18"/>
              </w:rPr>
              <w:t>,</w:t>
            </w:r>
            <w:r w:rsidR="000710E8" w:rsidRPr="00AD1889">
              <w:rPr>
                <w:sz w:val="18"/>
                <w:szCs w:val="18"/>
              </w:rPr>
              <w:t>835.34</w:t>
            </w:r>
          </w:p>
        </w:tc>
        <w:tc>
          <w:tcPr>
            <w:tcW w:w="1681" w:type="dxa"/>
            <w:shd w:val="clear" w:color="auto" w:fill="EAF1F8"/>
            <w:vAlign w:val="center"/>
          </w:tcPr>
          <w:p w14:paraId="11234257" w14:textId="3742A7C5" w:rsidR="008018B9" w:rsidRDefault="008018B9">
            <w:r>
              <w:rPr>
                <w:rFonts w:ascii="Aptos" w:hAnsi="Aptos"/>
                <w:sz w:val="18"/>
              </w:rPr>
              <w:t>$249.40</w:t>
            </w:r>
          </w:p>
        </w:tc>
        <w:tc>
          <w:tcPr>
            <w:tcW w:w="1681" w:type="dxa"/>
            <w:shd w:val="clear" w:color="auto" w:fill="EAF1F8"/>
            <w:vAlign w:val="center"/>
          </w:tcPr>
          <w:p w14:paraId="10B4B210" w14:textId="77777777" w:rsidR="008018B9" w:rsidRDefault="008018B9">
            <w:r>
              <w:rPr>
                <w:rFonts w:ascii="Aptos" w:hAnsi="Aptos"/>
                <w:sz w:val="18"/>
              </w:rPr>
              <w:t>$246.98</w:t>
            </w:r>
          </w:p>
        </w:tc>
        <w:tc>
          <w:tcPr>
            <w:tcW w:w="1756" w:type="dxa"/>
            <w:shd w:val="clear" w:color="auto" w:fill="EAF1F8"/>
            <w:vAlign w:val="center"/>
          </w:tcPr>
          <w:p w14:paraId="7F1FDAF6" w14:textId="77777777" w:rsidR="008018B9" w:rsidRDefault="008018B9">
            <w:r>
              <w:rPr>
                <w:rFonts w:ascii="Aptos" w:hAnsi="Aptos"/>
                <w:sz w:val="18"/>
              </w:rPr>
              <w:t>+$2.42</w:t>
            </w:r>
          </w:p>
        </w:tc>
      </w:tr>
      <w:tr w:rsidR="008018B9" w14:paraId="4CEA1A05" w14:textId="77777777" w:rsidTr="008018B9">
        <w:trPr>
          <w:jc w:val="center"/>
        </w:trPr>
        <w:tc>
          <w:tcPr>
            <w:tcW w:w="1801" w:type="dxa"/>
            <w:vAlign w:val="center"/>
          </w:tcPr>
          <w:p w14:paraId="5E133993" w14:textId="77777777" w:rsidR="008018B9" w:rsidRDefault="008018B9">
            <w:r>
              <w:rPr>
                <w:rFonts w:ascii="Aptos" w:hAnsi="Aptos"/>
                <w:sz w:val="18"/>
              </w:rPr>
              <w:t>Clothing</w:t>
            </w:r>
          </w:p>
        </w:tc>
        <w:tc>
          <w:tcPr>
            <w:tcW w:w="1544" w:type="dxa"/>
          </w:tcPr>
          <w:p w14:paraId="0F75AAA8" w14:textId="627C4325" w:rsidR="008018B9" w:rsidRDefault="002802A8">
            <w:pPr>
              <w:rPr>
                <w:sz w:val="18"/>
              </w:rPr>
            </w:pPr>
            <w:r>
              <w:rPr>
                <w:sz w:val="18"/>
              </w:rPr>
              <w:t>1031</w:t>
            </w:r>
          </w:p>
        </w:tc>
        <w:tc>
          <w:tcPr>
            <w:tcW w:w="1463" w:type="dxa"/>
          </w:tcPr>
          <w:p w14:paraId="0211AA27" w14:textId="6684FF41" w:rsidR="008018B9" w:rsidRPr="00AD1889" w:rsidRDefault="00BB4469">
            <w:pPr>
              <w:rPr>
                <w:rFonts w:ascii="Aptos" w:hAnsi="Aptos"/>
                <w:sz w:val="18"/>
                <w:szCs w:val="18"/>
              </w:rPr>
            </w:pPr>
            <w:r w:rsidRPr="00AD1889">
              <w:rPr>
                <w:rFonts w:ascii="Aptos" w:hAnsi="Aptos"/>
                <w:sz w:val="18"/>
                <w:szCs w:val="18"/>
              </w:rPr>
              <w:t>$</w:t>
            </w:r>
            <w:r w:rsidR="001E0749" w:rsidRPr="00AD1889">
              <w:rPr>
                <w:rFonts w:ascii="Aptos" w:hAnsi="Aptos"/>
                <w:sz w:val="18"/>
                <w:szCs w:val="18"/>
              </w:rPr>
              <w:t>266</w:t>
            </w:r>
            <w:r w:rsidR="00A25454">
              <w:rPr>
                <w:rFonts w:ascii="Aptos" w:hAnsi="Aptos"/>
                <w:sz w:val="18"/>
                <w:szCs w:val="18"/>
              </w:rPr>
              <w:t>,</w:t>
            </w:r>
            <w:r w:rsidR="001E0749" w:rsidRPr="00AD1889">
              <w:rPr>
                <w:rFonts w:ascii="Aptos" w:hAnsi="Aptos"/>
                <w:sz w:val="18"/>
                <w:szCs w:val="18"/>
              </w:rPr>
              <w:t>068.53</w:t>
            </w:r>
          </w:p>
        </w:tc>
        <w:tc>
          <w:tcPr>
            <w:tcW w:w="1681" w:type="dxa"/>
            <w:vAlign w:val="center"/>
          </w:tcPr>
          <w:p w14:paraId="22949BDD" w14:textId="5FB37162" w:rsidR="008018B9" w:rsidRDefault="008018B9">
            <w:r>
              <w:rPr>
                <w:rFonts w:ascii="Aptos" w:hAnsi="Aptos"/>
                <w:sz w:val="18"/>
              </w:rPr>
              <w:t>$258.77</w:t>
            </w:r>
          </w:p>
        </w:tc>
        <w:tc>
          <w:tcPr>
            <w:tcW w:w="1681" w:type="dxa"/>
            <w:vAlign w:val="center"/>
          </w:tcPr>
          <w:p w14:paraId="3A2C307F" w14:textId="77777777" w:rsidR="008018B9" w:rsidRDefault="008018B9">
            <w:r>
              <w:rPr>
                <w:rFonts w:ascii="Aptos" w:hAnsi="Aptos"/>
                <w:sz w:val="18"/>
              </w:rPr>
              <w:t>$257.36</w:t>
            </w:r>
          </w:p>
        </w:tc>
        <w:tc>
          <w:tcPr>
            <w:tcW w:w="1756" w:type="dxa"/>
            <w:vAlign w:val="center"/>
          </w:tcPr>
          <w:p w14:paraId="4C4D4F5A" w14:textId="77777777" w:rsidR="008018B9" w:rsidRDefault="008018B9">
            <w:r>
              <w:rPr>
                <w:rFonts w:ascii="Aptos" w:hAnsi="Aptos"/>
                <w:sz w:val="18"/>
              </w:rPr>
              <w:t>+$1.41</w:t>
            </w:r>
          </w:p>
        </w:tc>
      </w:tr>
      <w:tr w:rsidR="008018B9" w14:paraId="6D06E440" w14:textId="77777777" w:rsidTr="008018B9">
        <w:trPr>
          <w:jc w:val="center"/>
        </w:trPr>
        <w:tc>
          <w:tcPr>
            <w:tcW w:w="1801" w:type="dxa"/>
            <w:shd w:val="clear" w:color="auto" w:fill="EAF1F8"/>
            <w:vAlign w:val="center"/>
          </w:tcPr>
          <w:p w14:paraId="4BF501FD" w14:textId="77777777" w:rsidR="008018B9" w:rsidRDefault="008018B9">
            <w:r>
              <w:rPr>
                <w:rFonts w:ascii="Aptos" w:hAnsi="Aptos"/>
                <w:sz w:val="18"/>
              </w:rPr>
              <w:t>Accessories</w:t>
            </w:r>
          </w:p>
        </w:tc>
        <w:tc>
          <w:tcPr>
            <w:tcW w:w="1544" w:type="dxa"/>
            <w:shd w:val="clear" w:color="auto" w:fill="EAF1F8"/>
          </w:tcPr>
          <w:p w14:paraId="705C1969" w14:textId="73CDFC15" w:rsidR="008018B9" w:rsidRDefault="00CE573A">
            <w:pPr>
              <w:rPr>
                <w:sz w:val="18"/>
              </w:rPr>
            </w:pPr>
            <w:r>
              <w:rPr>
                <w:sz w:val="18"/>
              </w:rPr>
              <w:t>976</w:t>
            </w:r>
          </w:p>
        </w:tc>
        <w:tc>
          <w:tcPr>
            <w:tcW w:w="1463" w:type="dxa"/>
            <w:shd w:val="clear" w:color="auto" w:fill="EAF1F8"/>
          </w:tcPr>
          <w:p w14:paraId="558A322A" w14:textId="0F03B9F4" w:rsidR="008018B9" w:rsidRPr="00AD1889" w:rsidRDefault="00BB4469">
            <w:pPr>
              <w:rPr>
                <w:rFonts w:ascii="Aptos" w:hAnsi="Aptos"/>
                <w:sz w:val="18"/>
                <w:szCs w:val="18"/>
              </w:rPr>
            </w:pPr>
            <w:r w:rsidRPr="00AD1889">
              <w:rPr>
                <w:rFonts w:ascii="Aptos" w:hAnsi="Aptos"/>
                <w:sz w:val="18"/>
                <w:szCs w:val="18"/>
              </w:rPr>
              <w:t>$</w:t>
            </w:r>
            <w:r w:rsidR="000710E8" w:rsidRPr="00AD1889">
              <w:rPr>
                <w:rFonts w:ascii="Aptos" w:hAnsi="Aptos"/>
                <w:sz w:val="18"/>
                <w:szCs w:val="18"/>
              </w:rPr>
              <w:t>247</w:t>
            </w:r>
            <w:r w:rsidR="00A25454">
              <w:rPr>
                <w:rFonts w:ascii="Aptos" w:hAnsi="Aptos"/>
                <w:sz w:val="18"/>
                <w:szCs w:val="18"/>
              </w:rPr>
              <w:t>,</w:t>
            </w:r>
            <w:r w:rsidR="000710E8" w:rsidRPr="00AD1889">
              <w:rPr>
                <w:rFonts w:ascii="Aptos" w:hAnsi="Aptos"/>
                <w:sz w:val="18"/>
                <w:szCs w:val="18"/>
              </w:rPr>
              <w:t>538.89</w:t>
            </w:r>
          </w:p>
        </w:tc>
        <w:tc>
          <w:tcPr>
            <w:tcW w:w="1681" w:type="dxa"/>
            <w:shd w:val="clear" w:color="auto" w:fill="EAF1F8"/>
            <w:vAlign w:val="center"/>
          </w:tcPr>
          <w:p w14:paraId="115A2E64" w14:textId="4C96F036" w:rsidR="008018B9" w:rsidRDefault="008018B9">
            <w:r>
              <w:rPr>
                <w:rFonts w:ascii="Aptos" w:hAnsi="Aptos"/>
                <w:sz w:val="18"/>
              </w:rPr>
              <w:t>$250.76</w:t>
            </w:r>
          </w:p>
        </w:tc>
        <w:tc>
          <w:tcPr>
            <w:tcW w:w="1681" w:type="dxa"/>
            <w:shd w:val="clear" w:color="auto" w:fill="EAF1F8"/>
            <w:vAlign w:val="center"/>
          </w:tcPr>
          <w:p w14:paraId="4BB25FE2" w14:textId="77777777" w:rsidR="008018B9" w:rsidRDefault="008018B9">
            <w:r>
              <w:rPr>
                <w:rFonts w:ascii="Aptos" w:hAnsi="Aptos"/>
                <w:sz w:val="18"/>
              </w:rPr>
              <w:t>$256.19</w:t>
            </w:r>
          </w:p>
        </w:tc>
        <w:tc>
          <w:tcPr>
            <w:tcW w:w="1756" w:type="dxa"/>
            <w:shd w:val="clear" w:color="auto" w:fill="EAF1F8"/>
            <w:vAlign w:val="center"/>
          </w:tcPr>
          <w:p w14:paraId="15154BBA" w14:textId="77777777" w:rsidR="008018B9" w:rsidRDefault="008018B9">
            <w:r>
              <w:rPr>
                <w:rFonts w:ascii="Aptos" w:hAnsi="Aptos"/>
                <w:sz w:val="18"/>
              </w:rPr>
              <w:t>−$5.43</w:t>
            </w:r>
          </w:p>
        </w:tc>
      </w:tr>
      <w:tr w:rsidR="008018B9" w14:paraId="5B730C95" w14:textId="77777777" w:rsidTr="008018B9">
        <w:trPr>
          <w:jc w:val="center"/>
        </w:trPr>
        <w:tc>
          <w:tcPr>
            <w:tcW w:w="1801" w:type="dxa"/>
            <w:vAlign w:val="center"/>
          </w:tcPr>
          <w:p w14:paraId="3C6F689B" w14:textId="77777777" w:rsidR="008018B9" w:rsidRDefault="008018B9">
            <w:r>
              <w:rPr>
                <w:rFonts w:ascii="Aptos" w:hAnsi="Aptos"/>
                <w:sz w:val="18"/>
              </w:rPr>
              <w:t>Sports</w:t>
            </w:r>
          </w:p>
        </w:tc>
        <w:tc>
          <w:tcPr>
            <w:tcW w:w="1544" w:type="dxa"/>
          </w:tcPr>
          <w:p w14:paraId="0E31982B" w14:textId="51B1C1C3" w:rsidR="008018B9" w:rsidRDefault="00716A56">
            <w:pPr>
              <w:rPr>
                <w:sz w:val="18"/>
              </w:rPr>
            </w:pPr>
            <w:r>
              <w:rPr>
                <w:sz w:val="18"/>
              </w:rPr>
              <w:t>488</w:t>
            </w:r>
          </w:p>
        </w:tc>
        <w:tc>
          <w:tcPr>
            <w:tcW w:w="1463" w:type="dxa"/>
          </w:tcPr>
          <w:p w14:paraId="30CB4D81" w14:textId="1741423F" w:rsidR="008018B9" w:rsidRPr="00AD1889" w:rsidRDefault="00BB4469">
            <w:pPr>
              <w:rPr>
                <w:rFonts w:ascii="Aptos" w:hAnsi="Aptos"/>
                <w:sz w:val="18"/>
                <w:szCs w:val="18"/>
              </w:rPr>
            </w:pPr>
            <w:r w:rsidRPr="00AD1889">
              <w:rPr>
                <w:rFonts w:ascii="Aptos" w:hAnsi="Aptos"/>
                <w:sz w:val="18"/>
                <w:szCs w:val="18"/>
              </w:rPr>
              <w:t>$</w:t>
            </w:r>
            <w:r w:rsidR="007D3CA6" w:rsidRPr="00AD1889">
              <w:rPr>
                <w:rFonts w:ascii="Aptos" w:hAnsi="Aptos"/>
                <w:sz w:val="18"/>
                <w:szCs w:val="18"/>
              </w:rPr>
              <w:t>130</w:t>
            </w:r>
            <w:r w:rsidR="00A25454">
              <w:rPr>
                <w:rFonts w:ascii="Aptos" w:hAnsi="Aptos"/>
                <w:sz w:val="18"/>
                <w:szCs w:val="18"/>
              </w:rPr>
              <w:t>,</w:t>
            </w:r>
            <w:r w:rsidR="007D3CA6" w:rsidRPr="00AD1889">
              <w:rPr>
                <w:rFonts w:ascii="Aptos" w:hAnsi="Aptos"/>
                <w:sz w:val="18"/>
                <w:szCs w:val="18"/>
              </w:rPr>
              <w:t>828.65</w:t>
            </w:r>
          </w:p>
        </w:tc>
        <w:tc>
          <w:tcPr>
            <w:tcW w:w="1681" w:type="dxa"/>
            <w:vAlign w:val="center"/>
          </w:tcPr>
          <w:p w14:paraId="190CD7CE" w14:textId="5AEC281A" w:rsidR="008018B9" w:rsidRDefault="008018B9">
            <w:r>
              <w:rPr>
                <w:rFonts w:ascii="Aptos" w:hAnsi="Aptos"/>
                <w:sz w:val="18"/>
              </w:rPr>
              <w:t>$264.37</w:t>
            </w:r>
          </w:p>
        </w:tc>
        <w:tc>
          <w:tcPr>
            <w:tcW w:w="1681" w:type="dxa"/>
            <w:vAlign w:val="center"/>
          </w:tcPr>
          <w:p w14:paraId="1CBFB6FB" w14:textId="77777777" w:rsidR="008018B9" w:rsidRDefault="008018B9">
            <w:r>
              <w:rPr>
                <w:rFonts w:ascii="Aptos" w:hAnsi="Aptos"/>
                <w:sz w:val="18"/>
              </w:rPr>
              <w:t>$271.38</w:t>
            </w:r>
          </w:p>
        </w:tc>
        <w:tc>
          <w:tcPr>
            <w:tcW w:w="1756" w:type="dxa"/>
            <w:vAlign w:val="center"/>
          </w:tcPr>
          <w:p w14:paraId="01DB770E" w14:textId="77777777" w:rsidR="008018B9" w:rsidRDefault="008018B9">
            <w:r>
              <w:rPr>
                <w:rFonts w:ascii="Aptos" w:hAnsi="Aptos"/>
                <w:sz w:val="18"/>
              </w:rPr>
              <w:t>−$7.01</w:t>
            </w:r>
          </w:p>
        </w:tc>
      </w:tr>
    </w:tbl>
    <w:p w14:paraId="67B68852" w14:textId="77777777" w:rsidR="00B2079D" w:rsidRDefault="00B2079D">
      <w:pPr>
        <w:spacing w:after="40"/>
      </w:pPr>
    </w:p>
    <w:p w14:paraId="60989A9D" w14:textId="7587FC48" w:rsidR="00B2079D" w:rsidRPr="00D436C2" w:rsidRDefault="00CC3892" w:rsidP="00C40206">
      <w:pPr>
        <w:pStyle w:val="Heading2"/>
        <w:rPr>
          <w:color w:val="548DD4" w:themeColor="text2" w:themeTint="99"/>
        </w:rPr>
      </w:pPr>
      <w:r w:rsidRPr="00D436C2">
        <w:rPr>
          <w:color w:val="548DD4" w:themeColor="text2" w:themeTint="99"/>
        </w:rPr>
        <w:t>Findings</w:t>
      </w:r>
    </w:p>
    <w:p w14:paraId="5970574B" w14:textId="77777777" w:rsidR="00B2079D" w:rsidRDefault="00CC3892">
      <w:r>
        <w:t>Home Decor had the largest positive difference in average purchase amount (+$5.86), followed by Electronics (+$2.42) and Clothing (+$1.41). Accessories (−$5.43) and Sports (−$7.01) had higher average purchase amounts among records without discounts.</w:t>
      </w:r>
    </w:p>
    <w:p w14:paraId="45D1C56B" w14:textId="44BC578E" w:rsidR="00B2079D" w:rsidRPr="00D436C2" w:rsidRDefault="00CC3892">
      <w:pPr>
        <w:pStyle w:val="Heading2"/>
        <w:rPr>
          <w:color w:val="548DD4" w:themeColor="text2" w:themeTint="99"/>
        </w:rPr>
      </w:pPr>
      <w:r w:rsidRPr="00D436C2">
        <w:rPr>
          <w:color w:val="548DD4" w:themeColor="text2" w:themeTint="99"/>
        </w:rPr>
        <w:t>Recommendation and Limitations</w:t>
      </w:r>
    </w:p>
    <w:p w14:paraId="5676C604" w14:textId="77777777" w:rsidR="007E7A00" w:rsidRPr="007E7A00" w:rsidRDefault="007E7A00" w:rsidP="007E7A00">
      <w:pPr>
        <w:spacing w:after="200" w:line="276" w:lineRule="auto"/>
      </w:pPr>
      <w:r w:rsidRPr="007E7A00">
        <w:t>Home Decor and Electronics may be good categories for offering discounts because customers in these categories spent slightly more on average when discounts were applied. For Clothing, the difference was very small.</w:t>
      </w:r>
    </w:p>
    <w:p w14:paraId="2597650A" w14:textId="77777777" w:rsidR="007E7A00" w:rsidRPr="007E7A00" w:rsidRDefault="007E7A00" w:rsidP="007E7A00">
      <w:pPr>
        <w:spacing w:after="200" w:line="276" w:lineRule="auto"/>
      </w:pPr>
      <w:r w:rsidRPr="007E7A00">
        <w:rPr>
          <w:b/>
          <w:bCs/>
        </w:rPr>
        <w:t>Business Action:</w:t>
      </w:r>
      <w:r w:rsidRPr="007E7A00">
        <w:t xml:space="preserve"> Start a small discount campaign for Home Decor and Electronics and compare the results with purchases without discounts. Check whether sales and profits increase before offering more discounts. For Clothing, use discounts only during selected promotions. For Accessories and Sports, avoid offering extra discounts for now and first check whether they are needed.</w:t>
      </w:r>
    </w:p>
    <w:p w14:paraId="3E8EFCBB" w14:textId="464A6EB9" w:rsidR="00FA3ACF" w:rsidRDefault="007E7A00" w:rsidP="00FA3ACF">
      <w:r w:rsidRPr="007E7A00">
        <w:t>The business should review sales, profit, and customer purchases after the campaigns to decide which discounts are worth continuing.</w:t>
      </w:r>
      <w:r w:rsidR="00FA3ACF" w:rsidRPr="00FA3ACF">
        <w:t xml:space="preserve"> </w:t>
      </w:r>
    </w:p>
    <w:p w14:paraId="3C0C0574" w14:textId="002404D5" w:rsidR="007E7A00" w:rsidRPr="007E7A00" w:rsidRDefault="007E7A00" w:rsidP="007E7A00">
      <w:pPr>
        <w:spacing w:after="200" w:line="276" w:lineRule="auto"/>
      </w:pPr>
    </w:p>
    <w:p w14:paraId="675455F0" w14:textId="33D49541" w:rsidR="00B2079D" w:rsidRPr="001C705E" w:rsidRDefault="001C705E" w:rsidP="007E7A00">
      <w:pPr>
        <w:rPr>
          <w:rFonts w:asciiTheme="majorHAnsi" w:hAnsiTheme="majorHAnsi" w:cstheme="majorHAnsi"/>
          <w:b/>
          <w:bCs/>
          <w:color w:val="17365D" w:themeColor="text2" w:themeShade="BF"/>
          <w:sz w:val="32"/>
          <w:szCs w:val="32"/>
        </w:rPr>
      </w:pPr>
      <w:r w:rsidRPr="001C705E">
        <w:rPr>
          <w:rFonts w:asciiTheme="majorHAnsi" w:hAnsiTheme="majorHAnsi" w:cstheme="majorHAnsi"/>
          <w:b/>
          <w:bCs/>
          <w:color w:val="17365D" w:themeColor="text2" w:themeShade="BF"/>
          <w:sz w:val="32"/>
          <w:szCs w:val="32"/>
        </w:rPr>
        <w:t>3</w:t>
      </w:r>
      <w:r w:rsidR="00CC3892" w:rsidRPr="001C705E">
        <w:rPr>
          <w:rFonts w:asciiTheme="majorHAnsi" w:hAnsiTheme="majorHAnsi" w:cstheme="majorHAnsi"/>
          <w:b/>
          <w:bCs/>
          <w:color w:val="17365D" w:themeColor="text2" w:themeShade="BF"/>
          <w:sz w:val="32"/>
          <w:szCs w:val="32"/>
        </w:rPr>
        <w:t xml:space="preserve">. </w:t>
      </w:r>
      <w:r w:rsidR="0084346A" w:rsidRPr="001C705E">
        <w:rPr>
          <w:rFonts w:asciiTheme="majorHAnsi" w:hAnsiTheme="majorHAnsi" w:cstheme="majorHAnsi"/>
          <w:b/>
          <w:bCs/>
          <w:color w:val="17365D" w:themeColor="text2" w:themeShade="BF"/>
          <w:sz w:val="32"/>
          <w:szCs w:val="32"/>
        </w:rPr>
        <w:t xml:space="preserve">Total </w:t>
      </w:r>
      <w:r w:rsidR="00CC3892" w:rsidRPr="001C705E">
        <w:rPr>
          <w:rFonts w:asciiTheme="majorHAnsi" w:hAnsiTheme="majorHAnsi" w:cstheme="majorHAnsi"/>
          <w:b/>
          <w:bCs/>
          <w:color w:val="17365D" w:themeColor="text2" w:themeShade="BF"/>
          <w:sz w:val="32"/>
          <w:szCs w:val="32"/>
        </w:rPr>
        <w:t>Spending by Age, Season and Location</w:t>
      </w:r>
    </w:p>
    <w:p w14:paraId="2971BA58" w14:textId="0E2E60CC" w:rsidR="00B2079D" w:rsidRPr="003F3AE5" w:rsidRDefault="00B25AF8">
      <w:pPr>
        <w:pStyle w:val="Heading2"/>
        <w:rPr>
          <w:u w:val="single"/>
        </w:rPr>
      </w:pPr>
      <w:r w:rsidRPr="003F3AE5">
        <w:rPr>
          <w:u w:val="single"/>
        </w:rPr>
        <w:t>3</w:t>
      </w:r>
      <w:r w:rsidR="00CC3892" w:rsidRPr="003F3AE5">
        <w:rPr>
          <w:u w:val="single"/>
        </w:rPr>
        <w:t>.1 Age-wise Purchase Amount</w:t>
      </w:r>
    </w:p>
    <w:tbl>
      <w:tblPr>
        <w:tblStyle w:val="TableGrid"/>
        <w:tblW w:w="0" w:type="auto"/>
        <w:jc w:val="center"/>
        <w:tblLook w:val="04A0" w:firstRow="1" w:lastRow="0" w:firstColumn="1" w:lastColumn="0" w:noHBand="0" w:noVBand="1"/>
      </w:tblPr>
      <w:tblGrid>
        <w:gridCol w:w="2506"/>
        <w:gridCol w:w="2319"/>
        <w:gridCol w:w="2565"/>
        <w:gridCol w:w="2536"/>
      </w:tblGrid>
      <w:tr w:rsidR="006B71E9" w:rsidRPr="003F3AE5" w14:paraId="00E4D960" w14:textId="77777777" w:rsidTr="006B71E9">
        <w:trPr>
          <w:jc w:val="center"/>
        </w:trPr>
        <w:tc>
          <w:tcPr>
            <w:tcW w:w="2506" w:type="dxa"/>
            <w:shd w:val="clear" w:color="auto" w:fill="17365D"/>
            <w:vAlign w:val="center"/>
          </w:tcPr>
          <w:p w14:paraId="0B0699DD" w14:textId="77777777" w:rsidR="006B71E9" w:rsidRPr="003F3AE5" w:rsidRDefault="006B71E9">
            <w:pPr>
              <w:rPr>
                <w:u w:val="single"/>
              </w:rPr>
            </w:pPr>
            <w:r w:rsidRPr="003F3AE5">
              <w:rPr>
                <w:rFonts w:ascii="Aptos" w:hAnsi="Aptos"/>
                <w:b/>
                <w:color w:val="FFFFFF"/>
                <w:sz w:val="18"/>
                <w:u w:val="single"/>
              </w:rPr>
              <w:t>Age group</w:t>
            </w:r>
          </w:p>
        </w:tc>
        <w:tc>
          <w:tcPr>
            <w:tcW w:w="2319" w:type="dxa"/>
            <w:shd w:val="clear" w:color="auto" w:fill="17365D"/>
          </w:tcPr>
          <w:p w14:paraId="46064CEE" w14:textId="49210E92" w:rsidR="006B71E9" w:rsidRPr="003F3AE5" w:rsidRDefault="0059605C">
            <w:pPr>
              <w:rPr>
                <w:b/>
                <w:color w:val="FFFFFF"/>
                <w:sz w:val="18"/>
                <w:u w:val="single"/>
              </w:rPr>
            </w:pPr>
            <w:r w:rsidRPr="003F3AE5">
              <w:rPr>
                <w:b/>
                <w:color w:val="FFFFFF"/>
                <w:sz w:val="18"/>
                <w:u w:val="single"/>
              </w:rPr>
              <w:t>Total Amount</w:t>
            </w:r>
          </w:p>
        </w:tc>
        <w:tc>
          <w:tcPr>
            <w:tcW w:w="2565" w:type="dxa"/>
            <w:shd w:val="clear" w:color="auto" w:fill="17365D"/>
            <w:vAlign w:val="center"/>
          </w:tcPr>
          <w:p w14:paraId="1749693D" w14:textId="313B2BA6" w:rsidR="006B71E9" w:rsidRPr="003F3AE5" w:rsidRDefault="006B71E9">
            <w:pPr>
              <w:rPr>
                <w:u w:val="single"/>
              </w:rPr>
            </w:pPr>
            <w:r w:rsidRPr="003F3AE5">
              <w:rPr>
                <w:rFonts w:ascii="Aptos" w:hAnsi="Aptos"/>
                <w:b/>
                <w:color w:val="FFFFFF"/>
                <w:sz w:val="18"/>
                <w:u w:val="single"/>
              </w:rPr>
              <w:t>Average purchase amount</w:t>
            </w:r>
          </w:p>
        </w:tc>
        <w:tc>
          <w:tcPr>
            <w:tcW w:w="2536" w:type="dxa"/>
            <w:shd w:val="clear" w:color="auto" w:fill="17365D"/>
            <w:vAlign w:val="center"/>
          </w:tcPr>
          <w:p w14:paraId="7656F43E" w14:textId="77777777" w:rsidR="006B71E9" w:rsidRPr="003F3AE5" w:rsidRDefault="006B71E9">
            <w:pPr>
              <w:rPr>
                <w:u w:val="single"/>
              </w:rPr>
            </w:pPr>
            <w:r w:rsidRPr="003F3AE5">
              <w:rPr>
                <w:rFonts w:ascii="Aptos" w:hAnsi="Aptos"/>
                <w:b/>
                <w:color w:val="FFFFFF"/>
                <w:sz w:val="18"/>
                <w:u w:val="single"/>
              </w:rPr>
              <w:t>Records</w:t>
            </w:r>
          </w:p>
        </w:tc>
      </w:tr>
      <w:tr w:rsidR="006B71E9" w14:paraId="42C8B301" w14:textId="77777777" w:rsidTr="006B71E9">
        <w:trPr>
          <w:jc w:val="center"/>
        </w:trPr>
        <w:tc>
          <w:tcPr>
            <w:tcW w:w="2506" w:type="dxa"/>
            <w:vAlign w:val="center"/>
          </w:tcPr>
          <w:p w14:paraId="6673EC3F" w14:textId="77777777" w:rsidR="006B71E9" w:rsidRDefault="006B71E9">
            <w:r>
              <w:rPr>
                <w:rFonts w:ascii="Aptos" w:hAnsi="Aptos"/>
                <w:sz w:val="18"/>
              </w:rPr>
              <w:t>Middle-aged (36–45)</w:t>
            </w:r>
          </w:p>
        </w:tc>
        <w:tc>
          <w:tcPr>
            <w:tcW w:w="2319" w:type="dxa"/>
          </w:tcPr>
          <w:p w14:paraId="501D9780" w14:textId="51395E81" w:rsidR="006B71E9" w:rsidRPr="002369A9" w:rsidRDefault="001C3B62">
            <w:pPr>
              <w:rPr>
                <w:rFonts w:ascii="Aptos" w:hAnsi="Aptos"/>
                <w:sz w:val="18"/>
                <w:szCs w:val="18"/>
              </w:rPr>
            </w:pPr>
            <w:r>
              <w:rPr>
                <w:rFonts w:ascii="Aptos" w:hAnsi="Aptos"/>
                <w:sz w:val="18"/>
                <w:szCs w:val="18"/>
              </w:rPr>
              <w:t>$</w:t>
            </w:r>
            <w:r w:rsidR="0059605C" w:rsidRPr="002369A9">
              <w:rPr>
                <w:rFonts w:ascii="Aptos" w:hAnsi="Aptos"/>
                <w:sz w:val="18"/>
                <w:szCs w:val="18"/>
              </w:rPr>
              <w:t>223</w:t>
            </w:r>
            <w:r>
              <w:rPr>
                <w:rFonts w:ascii="Aptos" w:hAnsi="Aptos"/>
                <w:sz w:val="18"/>
                <w:szCs w:val="18"/>
              </w:rPr>
              <w:t>,</w:t>
            </w:r>
            <w:r w:rsidR="0059605C" w:rsidRPr="002369A9">
              <w:rPr>
                <w:rFonts w:ascii="Aptos" w:hAnsi="Aptos"/>
                <w:sz w:val="18"/>
                <w:szCs w:val="18"/>
              </w:rPr>
              <w:t>936.96</w:t>
            </w:r>
          </w:p>
        </w:tc>
        <w:tc>
          <w:tcPr>
            <w:tcW w:w="2565" w:type="dxa"/>
            <w:vAlign w:val="center"/>
          </w:tcPr>
          <w:p w14:paraId="083B2BD2" w14:textId="45D9D06C" w:rsidR="006B71E9" w:rsidRDefault="006B71E9">
            <w:r>
              <w:rPr>
                <w:rFonts w:ascii="Aptos" w:hAnsi="Aptos"/>
                <w:sz w:val="18"/>
              </w:rPr>
              <w:t>$260.39</w:t>
            </w:r>
          </w:p>
        </w:tc>
        <w:tc>
          <w:tcPr>
            <w:tcW w:w="2536" w:type="dxa"/>
            <w:vAlign w:val="center"/>
          </w:tcPr>
          <w:p w14:paraId="610CCAB0" w14:textId="77777777" w:rsidR="006B71E9" w:rsidRDefault="006B71E9">
            <w:r>
              <w:rPr>
                <w:rFonts w:ascii="Aptos" w:hAnsi="Aptos"/>
                <w:sz w:val="18"/>
              </w:rPr>
              <w:t>860</w:t>
            </w:r>
          </w:p>
        </w:tc>
      </w:tr>
      <w:tr w:rsidR="006B71E9" w14:paraId="67ED598D" w14:textId="77777777" w:rsidTr="006B71E9">
        <w:trPr>
          <w:jc w:val="center"/>
        </w:trPr>
        <w:tc>
          <w:tcPr>
            <w:tcW w:w="2506" w:type="dxa"/>
            <w:shd w:val="clear" w:color="auto" w:fill="EAF1F8"/>
            <w:vAlign w:val="center"/>
          </w:tcPr>
          <w:p w14:paraId="28880AE0" w14:textId="77777777" w:rsidR="006B71E9" w:rsidRDefault="006B71E9">
            <w:r>
              <w:rPr>
                <w:rFonts w:ascii="Aptos" w:hAnsi="Aptos"/>
                <w:sz w:val="18"/>
              </w:rPr>
              <w:t>Young (18–25)</w:t>
            </w:r>
          </w:p>
        </w:tc>
        <w:tc>
          <w:tcPr>
            <w:tcW w:w="2319" w:type="dxa"/>
            <w:shd w:val="clear" w:color="auto" w:fill="EAF1F8"/>
          </w:tcPr>
          <w:p w14:paraId="59C34176" w14:textId="569774E4" w:rsidR="006B71E9" w:rsidRDefault="001C3B62">
            <w:pPr>
              <w:rPr>
                <w:sz w:val="18"/>
              </w:rPr>
            </w:pPr>
            <w:r>
              <w:rPr>
                <w:sz w:val="18"/>
              </w:rPr>
              <w:t>$167,765.91</w:t>
            </w:r>
          </w:p>
        </w:tc>
        <w:tc>
          <w:tcPr>
            <w:tcW w:w="2565" w:type="dxa"/>
            <w:shd w:val="clear" w:color="auto" w:fill="EAF1F8"/>
            <w:vAlign w:val="center"/>
          </w:tcPr>
          <w:p w14:paraId="0616013B" w14:textId="4FBE7CB6" w:rsidR="006B71E9" w:rsidRDefault="006B71E9">
            <w:r>
              <w:rPr>
                <w:rFonts w:ascii="Aptos" w:hAnsi="Aptos"/>
                <w:sz w:val="18"/>
              </w:rPr>
              <w:t>$258.10</w:t>
            </w:r>
          </w:p>
        </w:tc>
        <w:tc>
          <w:tcPr>
            <w:tcW w:w="2536" w:type="dxa"/>
            <w:shd w:val="clear" w:color="auto" w:fill="EAF1F8"/>
            <w:vAlign w:val="center"/>
          </w:tcPr>
          <w:p w14:paraId="1539DD59" w14:textId="77777777" w:rsidR="006B71E9" w:rsidRDefault="006B71E9">
            <w:r>
              <w:rPr>
                <w:rFonts w:ascii="Aptos" w:hAnsi="Aptos"/>
                <w:sz w:val="18"/>
              </w:rPr>
              <w:t>650</w:t>
            </w:r>
          </w:p>
        </w:tc>
      </w:tr>
      <w:tr w:rsidR="006B71E9" w14:paraId="7351E9E7" w14:textId="77777777" w:rsidTr="006B71E9">
        <w:trPr>
          <w:jc w:val="center"/>
        </w:trPr>
        <w:tc>
          <w:tcPr>
            <w:tcW w:w="2506" w:type="dxa"/>
            <w:vAlign w:val="center"/>
          </w:tcPr>
          <w:p w14:paraId="1791553C" w14:textId="77777777" w:rsidR="006B71E9" w:rsidRDefault="006B71E9">
            <w:r>
              <w:rPr>
                <w:rFonts w:ascii="Aptos" w:hAnsi="Aptos"/>
                <w:sz w:val="18"/>
              </w:rPr>
              <w:t>Adult (26–35)</w:t>
            </w:r>
          </w:p>
        </w:tc>
        <w:tc>
          <w:tcPr>
            <w:tcW w:w="2319" w:type="dxa"/>
          </w:tcPr>
          <w:p w14:paraId="4ECC379E" w14:textId="4E8D7024" w:rsidR="006B71E9" w:rsidRDefault="00646DC4">
            <w:pPr>
              <w:rPr>
                <w:sz w:val="18"/>
              </w:rPr>
            </w:pPr>
            <w:r>
              <w:rPr>
                <w:sz w:val="18"/>
              </w:rPr>
              <w:t>$202,419.13</w:t>
            </w:r>
          </w:p>
        </w:tc>
        <w:tc>
          <w:tcPr>
            <w:tcW w:w="2565" w:type="dxa"/>
            <w:vAlign w:val="center"/>
          </w:tcPr>
          <w:p w14:paraId="3D7F9E90" w14:textId="7AD16993" w:rsidR="006B71E9" w:rsidRDefault="006B71E9">
            <w:r>
              <w:rPr>
                <w:rFonts w:ascii="Aptos" w:hAnsi="Aptos"/>
                <w:sz w:val="18"/>
              </w:rPr>
              <w:t>$253.98</w:t>
            </w:r>
          </w:p>
        </w:tc>
        <w:tc>
          <w:tcPr>
            <w:tcW w:w="2536" w:type="dxa"/>
            <w:vAlign w:val="center"/>
          </w:tcPr>
          <w:p w14:paraId="63F2C3E4" w14:textId="77777777" w:rsidR="006B71E9" w:rsidRDefault="006B71E9">
            <w:r>
              <w:rPr>
                <w:rFonts w:ascii="Aptos" w:hAnsi="Aptos"/>
                <w:sz w:val="18"/>
              </w:rPr>
              <w:t>797</w:t>
            </w:r>
          </w:p>
        </w:tc>
      </w:tr>
      <w:tr w:rsidR="006B71E9" w14:paraId="73CA4A69" w14:textId="77777777" w:rsidTr="006B71E9">
        <w:trPr>
          <w:jc w:val="center"/>
        </w:trPr>
        <w:tc>
          <w:tcPr>
            <w:tcW w:w="2506" w:type="dxa"/>
            <w:shd w:val="clear" w:color="auto" w:fill="EAF1F8"/>
            <w:vAlign w:val="center"/>
          </w:tcPr>
          <w:p w14:paraId="28872839" w14:textId="77777777" w:rsidR="006B71E9" w:rsidRDefault="006B71E9">
            <w:r>
              <w:rPr>
                <w:rFonts w:ascii="Aptos" w:hAnsi="Aptos"/>
                <w:sz w:val="18"/>
              </w:rPr>
              <w:t>Senior (56–64)</w:t>
            </w:r>
          </w:p>
        </w:tc>
        <w:tc>
          <w:tcPr>
            <w:tcW w:w="2319" w:type="dxa"/>
            <w:shd w:val="clear" w:color="auto" w:fill="EAF1F8"/>
          </w:tcPr>
          <w:p w14:paraId="58CB61E3" w14:textId="4FB2FBFB" w:rsidR="006B71E9" w:rsidRDefault="007D5E61">
            <w:pPr>
              <w:rPr>
                <w:sz w:val="18"/>
              </w:rPr>
            </w:pPr>
            <w:r>
              <w:rPr>
                <w:sz w:val="18"/>
              </w:rPr>
              <w:t>$185,566.65</w:t>
            </w:r>
          </w:p>
        </w:tc>
        <w:tc>
          <w:tcPr>
            <w:tcW w:w="2565" w:type="dxa"/>
            <w:shd w:val="clear" w:color="auto" w:fill="EAF1F8"/>
            <w:vAlign w:val="center"/>
          </w:tcPr>
          <w:p w14:paraId="641EDC5C" w14:textId="2C231438" w:rsidR="006B71E9" w:rsidRDefault="006B71E9">
            <w:r>
              <w:rPr>
                <w:rFonts w:ascii="Aptos" w:hAnsi="Aptos"/>
                <w:sz w:val="18"/>
              </w:rPr>
              <w:t>$253.51</w:t>
            </w:r>
          </w:p>
        </w:tc>
        <w:tc>
          <w:tcPr>
            <w:tcW w:w="2536" w:type="dxa"/>
            <w:shd w:val="clear" w:color="auto" w:fill="EAF1F8"/>
            <w:vAlign w:val="center"/>
          </w:tcPr>
          <w:p w14:paraId="0EF8A478" w14:textId="77777777" w:rsidR="006B71E9" w:rsidRDefault="006B71E9">
            <w:r>
              <w:rPr>
                <w:rFonts w:ascii="Aptos" w:hAnsi="Aptos"/>
                <w:sz w:val="18"/>
              </w:rPr>
              <w:t>732</w:t>
            </w:r>
          </w:p>
        </w:tc>
      </w:tr>
      <w:tr w:rsidR="006B71E9" w14:paraId="2E43C08E" w14:textId="77777777" w:rsidTr="006B71E9">
        <w:trPr>
          <w:jc w:val="center"/>
        </w:trPr>
        <w:tc>
          <w:tcPr>
            <w:tcW w:w="2506" w:type="dxa"/>
            <w:vAlign w:val="center"/>
          </w:tcPr>
          <w:p w14:paraId="32958E8A" w14:textId="77777777" w:rsidR="006B71E9" w:rsidRDefault="006B71E9">
            <w:r>
              <w:rPr>
                <w:rFonts w:ascii="Aptos" w:hAnsi="Aptos"/>
                <w:sz w:val="18"/>
              </w:rPr>
              <w:t>Older (46–55)</w:t>
            </w:r>
          </w:p>
        </w:tc>
        <w:tc>
          <w:tcPr>
            <w:tcW w:w="2319" w:type="dxa"/>
          </w:tcPr>
          <w:p w14:paraId="1C6FE809" w14:textId="57EC640A" w:rsidR="006B71E9" w:rsidRDefault="00DA6D49">
            <w:pPr>
              <w:rPr>
                <w:sz w:val="18"/>
              </w:rPr>
            </w:pPr>
            <w:r>
              <w:rPr>
                <w:sz w:val="18"/>
              </w:rPr>
              <w:t>$216,690.15</w:t>
            </w:r>
          </w:p>
        </w:tc>
        <w:tc>
          <w:tcPr>
            <w:tcW w:w="2565" w:type="dxa"/>
            <w:vAlign w:val="center"/>
          </w:tcPr>
          <w:p w14:paraId="2E8A094B" w14:textId="031D7721" w:rsidR="006B71E9" w:rsidRDefault="006B71E9">
            <w:r>
              <w:rPr>
                <w:rFonts w:ascii="Aptos" w:hAnsi="Aptos"/>
                <w:sz w:val="18"/>
              </w:rPr>
              <w:t>$251.67</w:t>
            </w:r>
          </w:p>
        </w:tc>
        <w:tc>
          <w:tcPr>
            <w:tcW w:w="2536" w:type="dxa"/>
            <w:vAlign w:val="center"/>
          </w:tcPr>
          <w:p w14:paraId="00934ED4" w14:textId="77777777" w:rsidR="006B71E9" w:rsidRDefault="006B71E9">
            <w:r>
              <w:rPr>
                <w:rFonts w:ascii="Aptos" w:hAnsi="Aptos"/>
                <w:sz w:val="18"/>
              </w:rPr>
              <w:t>861</w:t>
            </w:r>
          </w:p>
        </w:tc>
      </w:tr>
    </w:tbl>
    <w:p w14:paraId="783EE17F" w14:textId="77777777" w:rsidR="00B2079D" w:rsidRDefault="00B2079D">
      <w:pPr>
        <w:spacing w:after="40"/>
      </w:pPr>
    </w:p>
    <w:p w14:paraId="1F5DCFA5" w14:textId="492D8E7C" w:rsidR="00B2079D" w:rsidRDefault="00CC3892">
      <w:r>
        <w:lastRenderedPageBreak/>
        <w:t>The 36–45 age group had the highest average purchase amount ($260.39)</w:t>
      </w:r>
      <w:r w:rsidR="00543181">
        <w:t xml:space="preserve">. </w:t>
      </w:r>
      <w:r>
        <w:t xml:space="preserve">The 46–55 age group had the lowest average among the age groups shown ($251.67). </w:t>
      </w:r>
      <w:r w:rsidR="004E0550">
        <w:t xml:space="preserve">The </w:t>
      </w:r>
      <w:r w:rsidR="009806EE">
        <w:t>36-45</w:t>
      </w:r>
      <w:r w:rsidR="004E0550">
        <w:t xml:space="preserve"> age group had spent most amount </w:t>
      </w:r>
      <w:r w:rsidR="009806EE">
        <w:t>(</w:t>
      </w:r>
      <w:r w:rsidR="00847941">
        <w:t>$223,93).</w:t>
      </w:r>
      <w:r w:rsidR="004E0550">
        <w:t xml:space="preserve"> </w:t>
      </w:r>
      <w:r>
        <w:t>These are descriptive differences</w:t>
      </w:r>
      <w:r w:rsidR="00847941">
        <w:t>.</w:t>
      </w:r>
    </w:p>
    <w:p w14:paraId="6CF3AA9B" w14:textId="68B876C1" w:rsidR="00B2079D" w:rsidRPr="003F3AE5" w:rsidRDefault="00B25AF8">
      <w:pPr>
        <w:pStyle w:val="Heading2"/>
        <w:rPr>
          <w:u w:val="single"/>
        </w:rPr>
      </w:pPr>
      <w:r w:rsidRPr="003F3AE5">
        <w:rPr>
          <w:u w:val="single"/>
        </w:rPr>
        <w:t>3</w:t>
      </w:r>
      <w:r w:rsidR="00CC3892" w:rsidRPr="003F3AE5">
        <w:rPr>
          <w:u w:val="single"/>
        </w:rPr>
        <w:t>.2 Seasonal Spending</w:t>
      </w:r>
    </w:p>
    <w:tbl>
      <w:tblPr>
        <w:tblStyle w:val="TableGrid"/>
        <w:tblW w:w="0" w:type="auto"/>
        <w:jc w:val="center"/>
        <w:tblLook w:val="04A0" w:firstRow="1" w:lastRow="0" w:firstColumn="1" w:lastColumn="0" w:noHBand="0" w:noVBand="1"/>
      </w:tblPr>
      <w:tblGrid>
        <w:gridCol w:w="2481"/>
        <w:gridCol w:w="2482"/>
        <w:gridCol w:w="2482"/>
        <w:gridCol w:w="2481"/>
      </w:tblGrid>
      <w:tr w:rsidR="00B2079D" w14:paraId="555C37BE" w14:textId="77777777">
        <w:trPr>
          <w:jc w:val="center"/>
        </w:trPr>
        <w:tc>
          <w:tcPr>
            <w:tcW w:w="2484" w:type="dxa"/>
            <w:shd w:val="clear" w:color="auto" w:fill="17365D"/>
            <w:vAlign w:val="center"/>
          </w:tcPr>
          <w:p w14:paraId="5AE4E8F4" w14:textId="77777777" w:rsidR="00B2079D" w:rsidRDefault="00CC3892">
            <w:r>
              <w:rPr>
                <w:rFonts w:ascii="Aptos" w:hAnsi="Aptos"/>
                <w:b/>
                <w:color w:val="FFFFFF"/>
                <w:sz w:val="18"/>
              </w:rPr>
              <w:t>Season</w:t>
            </w:r>
          </w:p>
        </w:tc>
        <w:tc>
          <w:tcPr>
            <w:tcW w:w="2484" w:type="dxa"/>
            <w:shd w:val="clear" w:color="auto" w:fill="17365D"/>
            <w:vAlign w:val="center"/>
          </w:tcPr>
          <w:p w14:paraId="1AC9C12B" w14:textId="77777777" w:rsidR="00B2079D" w:rsidRDefault="00CC3892">
            <w:r>
              <w:rPr>
                <w:rFonts w:ascii="Aptos" w:hAnsi="Aptos"/>
                <w:b/>
                <w:color w:val="FFFFFF"/>
                <w:sz w:val="18"/>
              </w:rPr>
              <w:t>Total purchase amount</w:t>
            </w:r>
          </w:p>
        </w:tc>
        <w:tc>
          <w:tcPr>
            <w:tcW w:w="2484" w:type="dxa"/>
            <w:shd w:val="clear" w:color="auto" w:fill="17365D"/>
            <w:vAlign w:val="center"/>
          </w:tcPr>
          <w:p w14:paraId="49045102" w14:textId="279C6080" w:rsidR="00B2079D" w:rsidRDefault="00CC3892">
            <w:r>
              <w:rPr>
                <w:rFonts w:ascii="Aptos" w:hAnsi="Aptos"/>
                <w:b/>
                <w:color w:val="FFFFFF"/>
                <w:sz w:val="18"/>
              </w:rPr>
              <w:t>Average</w:t>
            </w:r>
            <w:r w:rsidR="00975929">
              <w:rPr>
                <w:rFonts w:ascii="Aptos" w:hAnsi="Aptos"/>
                <w:b/>
                <w:color w:val="FFFFFF"/>
                <w:sz w:val="18"/>
              </w:rPr>
              <w:t xml:space="preserve"> purchase amount</w:t>
            </w:r>
          </w:p>
        </w:tc>
        <w:tc>
          <w:tcPr>
            <w:tcW w:w="2484" w:type="dxa"/>
            <w:shd w:val="clear" w:color="auto" w:fill="17365D"/>
            <w:vAlign w:val="center"/>
          </w:tcPr>
          <w:p w14:paraId="45A49105" w14:textId="77777777" w:rsidR="00B2079D" w:rsidRDefault="00CC3892">
            <w:r>
              <w:rPr>
                <w:rFonts w:ascii="Aptos" w:hAnsi="Aptos"/>
                <w:b/>
                <w:color w:val="FFFFFF"/>
                <w:sz w:val="18"/>
              </w:rPr>
              <w:t>Records</w:t>
            </w:r>
          </w:p>
        </w:tc>
      </w:tr>
      <w:tr w:rsidR="00B2079D" w14:paraId="0E5EBC28" w14:textId="77777777">
        <w:trPr>
          <w:jc w:val="center"/>
        </w:trPr>
        <w:tc>
          <w:tcPr>
            <w:tcW w:w="2484" w:type="dxa"/>
            <w:vAlign w:val="center"/>
          </w:tcPr>
          <w:p w14:paraId="4DD36670" w14:textId="77777777" w:rsidR="00B2079D" w:rsidRDefault="00CC3892">
            <w:r>
              <w:rPr>
                <w:rFonts w:ascii="Aptos" w:hAnsi="Aptos"/>
                <w:sz w:val="18"/>
              </w:rPr>
              <w:t>Spring</w:t>
            </w:r>
          </w:p>
        </w:tc>
        <w:tc>
          <w:tcPr>
            <w:tcW w:w="2484" w:type="dxa"/>
            <w:vAlign w:val="center"/>
          </w:tcPr>
          <w:p w14:paraId="420DBE8A" w14:textId="77777777" w:rsidR="00B2079D" w:rsidRDefault="00CC3892">
            <w:r>
              <w:rPr>
                <w:rFonts w:ascii="Aptos" w:hAnsi="Aptos"/>
                <w:sz w:val="18"/>
              </w:rPr>
              <w:t>$271,934.63</w:t>
            </w:r>
          </w:p>
        </w:tc>
        <w:tc>
          <w:tcPr>
            <w:tcW w:w="2484" w:type="dxa"/>
            <w:vAlign w:val="center"/>
          </w:tcPr>
          <w:p w14:paraId="24538488" w14:textId="77777777" w:rsidR="00B2079D" w:rsidRDefault="00CC3892">
            <w:r>
              <w:rPr>
                <w:rFonts w:ascii="Aptos" w:hAnsi="Aptos"/>
                <w:sz w:val="18"/>
              </w:rPr>
              <w:t>$259.73</w:t>
            </w:r>
          </w:p>
        </w:tc>
        <w:tc>
          <w:tcPr>
            <w:tcW w:w="2484" w:type="dxa"/>
            <w:vAlign w:val="center"/>
          </w:tcPr>
          <w:p w14:paraId="33102B6D" w14:textId="77777777" w:rsidR="00B2079D" w:rsidRDefault="00CC3892">
            <w:r>
              <w:rPr>
                <w:rFonts w:ascii="Aptos" w:hAnsi="Aptos"/>
                <w:sz w:val="18"/>
              </w:rPr>
              <w:t>1,047</w:t>
            </w:r>
          </w:p>
        </w:tc>
      </w:tr>
      <w:tr w:rsidR="00B2079D" w14:paraId="09638D99" w14:textId="77777777">
        <w:trPr>
          <w:jc w:val="center"/>
        </w:trPr>
        <w:tc>
          <w:tcPr>
            <w:tcW w:w="2484" w:type="dxa"/>
            <w:shd w:val="clear" w:color="auto" w:fill="EAF1F8"/>
            <w:vAlign w:val="center"/>
          </w:tcPr>
          <w:p w14:paraId="63650FEA" w14:textId="77777777" w:rsidR="00B2079D" w:rsidRDefault="00CC3892">
            <w:r>
              <w:rPr>
                <w:rFonts w:ascii="Aptos" w:hAnsi="Aptos"/>
                <w:sz w:val="18"/>
              </w:rPr>
              <w:t>Fall</w:t>
            </w:r>
          </w:p>
        </w:tc>
        <w:tc>
          <w:tcPr>
            <w:tcW w:w="2484" w:type="dxa"/>
            <w:shd w:val="clear" w:color="auto" w:fill="EAF1F8"/>
            <w:vAlign w:val="center"/>
          </w:tcPr>
          <w:p w14:paraId="3720657E" w14:textId="77777777" w:rsidR="00B2079D" w:rsidRDefault="00CC3892">
            <w:r>
              <w:rPr>
                <w:rFonts w:ascii="Aptos" w:hAnsi="Aptos"/>
                <w:sz w:val="18"/>
              </w:rPr>
              <w:t>$253,958.19</w:t>
            </w:r>
          </w:p>
        </w:tc>
        <w:tc>
          <w:tcPr>
            <w:tcW w:w="2484" w:type="dxa"/>
            <w:shd w:val="clear" w:color="auto" w:fill="EAF1F8"/>
            <w:vAlign w:val="center"/>
          </w:tcPr>
          <w:p w14:paraId="70E2524F" w14:textId="77777777" w:rsidR="00B2079D" w:rsidRDefault="00CC3892">
            <w:r>
              <w:rPr>
                <w:rFonts w:ascii="Aptos" w:hAnsi="Aptos"/>
                <w:sz w:val="18"/>
              </w:rPr>
              <w:t>$257.30</w:t>
            </w:r>
          </w:p>
        </w:tc>
        <w:tc>
          <w:tcPr>
            <w:tcW w:w="2484" w:type="dxa"/>
            <w:shd w:val="clear" w:color="auto" w:fill="EAF1F8"/>
            <w:vAlign w:val="center"/>
          </w:tcPr>
          <w:p w14:paraId="357CA21A" w14:textId="77777777" w:rsidR="00B2079D" w:rsidRDefault="00CC3892">
            <w:r>
              <w:rPr>
                <w:rFonts w:ascii="Aptos" w:hAnsi="Aptos"/>
                <w:sz w:val="18"/>
              </w:rPr>
              <w:t>987</w:t>
            </w:r>
          </w:p>
        </w:tc>
      </w:tr>
      <w:tr w:rsidR="00B2079D" w14:paraId="4D6FB42E" w14:textId="77777777">
        <w:trPr>
          <w:jc w:val="center"/>
        </w:trPr>
        <w:tc>
          <w:tcPr>
            <w:tcW w:w="2484" w:type="dxa"/>
            <w:vAlign w:val="center"/>
          </w:tcPr>
          <w:p w14:paraId="4B3BEB5E" w14:textId="77777777" w:rsidR="00B2079D" w:rsidRDefault="00CC3892">
            <w:r>
              <w:rPr>
                <w:rFonts w:ascii="Aptos" w:hAnsi="Aptos"/>
                <w:sz w:val="18"/>
              </w:rPr>
              <w:t>Winter</w:t>
            </w:r>
          </w:p>
        </w:tc>
        <w:tc>
          <w:tcPr>
            <w:tcW w:w="2484" w:type="dxa"/>
            <w:vAlign w:val="center"/>
          </w:tcPr>
          <w:p w14:paraId="54C1453F" w14:textId="77777777" w:rsidR="00B2079D" w:rsidRDefault="00CC3892">
            <w:r>
              <w:rPr>
                <w:rFonts w:ascii="Aptos" w:hAnsi="Aptos"/>
                <w:sz w:val="18"/>
              </w:rPr>
              <w:t>$243,344.95</w:t>
            </w:r>
          </w:p>
        </w:tc>
        <w:tc>
          <w:tcPr>
            <w:tcW w:w="2484" w:type="dxa"/>
            <w:vAlign w:val="center"/>
          </w:tcPr>
          <w:p w14:paraId="158A6266" w14:textId="77777777" w:rsidR="00B2079D" w:rsidRDefault="00CC3892">
            <w:r>
              <w:rPr>
                <w:rFonts w:ascii="Aptos" w:hAnsi="Aptos"/>
                <w:sz w:val="18"/>
              </w:rPr>
              <w:t>$253.22</w:t>
            </w:r>
          </w:p>
        </w:tc>
        <w:tc>
          <w:tcPr>
            <w:tcW w:w="2484" w:type="dxa"/>
            <w:vAlign w:val="center"/>
          </w:tcPr>
          <w:p w14:paraId="78ED94BB" w14:textId="77777777" w:rsidR="00B2079D" w:rsidRDefault="00CC3892">
            <w:r>
              <w:rPr>
                <w:rFonts w:ascii="Aptos" w:hAnsi="Aptos"/>
                <w:sz w:val="18"/>
              </w:rPr>
              <w:t>961</w:t>
            </w:r>
          </w:p>
        </w:tc>
      </w:tr>
      <w:tr w:rsidR="00B2079D" w14:paraId="1D4FC66E" w14:textId="77777777">
        <w:trPr>
          <w:jc w:val="center"/>
        </w:trPr>
        <w:tc>
          <w:tcPr>
            <w:tcW w:w="2484" w:type="dxa"/>
            <w:shd w:val="clear" w:color="auto" w:fill="EAF1F8"/>
            <w:vAlign w:val="center"/>
          </w:tcPr>
          <w:p w14:paraId="5160386E" w14:textId="77777777" w:rsidR="00B2079D" w:rsidRDefault="00CC3892">
            <w:r>
              <w:rPr>
                <w:rFonts w:ascii="Aptos" w:hAnsi="Aptos"/>
                <w:sz w:val="18"/>
              </w:rPr>
              <w:t>Summer</w:t>
            </w:r>
          </w:p>
        </w:tc>
        <w:tc>
          <w:tcPr>
            <w:tcW w:w="2484" w:type="dxa"/>
            <w:shd w:val="clear" w:color="auto" w:fill="EAF1F8"/>
            <w:vAlign w:val="center"/>
          </w:tcPr>
          <w:p w14:paraId="7361A721" w14:textId="77777777" w:rsidR="00B2079D" w:rsidRDefault="00CC3892">
            <w:r>
              <w:rPr>
                <w:rFonts w:ascii="Aptos" w:hAnsi="Aptos"/>
                <w:sz w:val="18"/>
              </w:rPr>
              <w:t>$227,141.03</w:t>
            </w:r>
          </w:p>
        </w:tc>
        <w:tc>
          <w:tcPr>
            <w:tcW w:w="2484" w:type="dxa"/>
            <w:shd w:val="clear" w:color="auto" w:fill="EAF1F8"/>
            <w:vAlign w:val="center"/>
          </w:tcPr>
          <w:p w14:paraId="04558EA9" w14:textId="77777777" w:rsidR="00B2079D" w:rsidRDefault="00CC3892">
            <w:r>
              <w:rPr>
                <w:rFonts w:ascii="Aptos" w:hAnsi="Aptos"/>
                <w:sz w:val="18"/>
              </w:rPr>
              <w:t>$250.98</w:t>
            </w:r>
          </w:p>
        </w:tc>
        <w:tc>
          <w:tcPr>
            <w:tcW w:w="2484" w:type="dxa"/>
            <w:shd w:val="clear" w:color="auto" w:fill="EAF1F8"/>
            <w:vAlign w:val="center"/>
          </w:tcPr>
          <w:p w14:paraId="614E8BA3" w14:textId="77777777" w:rsidR="00B2079D" w:rsidRDefault="00CC3892">
            <w:r>
              <w:rPr>
                <w:rFonts w:ascii="Aptos" w:hAnsi="Aptos"/>
                <w:sz w:val="18"/>
              </w:rPr>
              <w:t>905</w:t>
            </w:r>
          </w:p>
        </w:tc>
      </w:tr>
    </w:tbl>
    <w:p w14:paraId="187C381D" w14:textId="77777777" w:rsidR="00B2079D" w:rsidRDefault="00B2079D">
      <w:pPr>
        <w:spacing w:after="40"/>
      </w:pPr>
    </w:p>
    <w:p w14:paraId="70817551" w14:textId="25E0A11E" w:rsidR="00B2079D" w:rsidRDefault="00CC3892">
      <w:r>
        <w:t xml:space="preserve">Spring had the highest total purchase amount ($271,934.63), while Summer had the lowest ($227,141.03). The business could investigate seasonal product demand, campaign timing and inventory planning. </w:t>
      </w:r>
    </w:p>
    <w:p w14:paraId="389B36A6" w14:textId="77777777" w:rsidR="00933967" w:rsidRDefault="00933967"/>
    <w:p w14:paraId="317E9AE3" w14:textId="5A8CA624" w:rsidR="00B2079D" w:rsidRPr="003F3AE5" w:rsidRDefault="00C33143">
      <w:pPr>
        <w:pStyle w:val="Heading2"/>
        <w:rPr>
          <w:u w:val="single"/>
        </w:rPr>
      </w:pPr>
      <w:r w:rsidRPr="003F3AE5">
        <w:rPr>
          <w:u w:val="single"/>
        </w:rPr>
        <w:t>3</w:t>
      </w:r>
      <w:r w:rsidR="00CC3892" w:rsidRPr="003F3AE5">
        <w:rPr>
          <w:u w:val="single"/>
        </w:rPr>
        <w:t>.3 Location-wise Spending</w:t>
      </w:r>
    </w:p>
    <w:tbl>
      <w:tblPr>
        <w:tblStyle w:val="TableGrid"/>
        <w:tblW w:w="5000" w:type="pct"/>
        <w:jc w:val="center"/>
        <w:tblLook w:val="04A0" w:firstRow="1" w:lastRow="0" w:firstColumn="1" w:lastColumn="0" w:noHBand="0" w:noVBand="1"/>
      </w:tblPr>
      <w:tblGrid>
        <w:gridCol w:w="2482"/>
        <w:gridCol w:w="2482"/>
        <w:gridCol w:w="2482"/>
        <w:gridCol w:w="2480"/>
      </w:tblGrid>
      <w:tr w:rsidR="004106C4" w14:paraId="1F346F60" w14:textId="77777777" w:rsidTr="004106C4">
        <w:trPr>
          <w:jc w:val="center"/>
        </w:trPr>
        <w:tc>
          <w:tcPr>
            <w:tcW w:w="1250" w:type="pct"/>
            <w:shd w:val="clear" w:color="auto" w:fill="17365D"/>
            <w:vAlign w:val="center"/>
          </w:tcPr>
          <w:p w14:paraId="6108D70C" w14:textId="77777777" w:rsidR="004106C4" w:rsidRDefault="004106C4">
            <w:r>
              <w:rPr>
                <w:rFonts w:ascii="Aptos" w:hAnsi="Aptos"/>
                <w:b/>
                <w:color w:val="FFFFFF"/>
                <w:sz w:val="18"/>
              </w:rPr>
              <w:t>Location</w:t>
            </w:r>
          </w:p>
        </w:tc>
        <w:tc>
          <w:tcPr>
            <w:tcW w:w="1250" w:type="pct"/>
            <w:shd w:val="clear" w:color="auto" w:fill="17365D"/>
          </w:tcPr>
          <w:p w14:paraId="441FD40D" w14:textId="09071F1D" w:rsidR="004106C4" w:rsidRDefault="004106C4">
            <w:pPr>
              <w:rPr>
                <w:b/>
                <w:color w:val="FFFFFF"/>
                <w:sz w:val="18"/>
              </w:rPr>
            </w:pPr>
            <w:r>
              <w:rPr>
                <w:b/>
                <w:color w:val="FFFFFF"/>
                <w:sz w:val="18"/>
              </w:rPr>
              <w:t>Total purchase records</w:t>
            </w:r>
          </w:p>
        </w:tc>
        <w:tc>
          <w:tcPr>
            <w:tcW w:w="1250" w:type="pct"/>
            <w:shd w:val="clear" w:color="auto" w:fill="17365D"/>
            <w:vAlign w:val="center"/>
          </w:tcPr>
          <w:p w14:paraId="2B2EC65F" w14:textId="237E6CC7" w:rsidR="004106C4" w:rsidRDefault="004106C4">
            <w:r>
              <w:rPr>
                <w:rFonts w:ascii="Aptos" w:hAnsi="Aptos"/>
                <w:b/>
                <w:color w:val="FFFFFF"/>
                <w:sz w:val="18"/>
              </w:rPr>
              <w:t>Total purchase amount</w:t>
            </w:r>
          </w:p>
        </w:tc>
        <w:tc>
          <w:tcPr>
            <w:tcW w:w="1249" w:type="pct"/>
            <w:shd w:val="clear" w:color="auto" w:fill="17365D"/>
            <w:vAlign w:val="center"/>
          </w:tcPr>
          <w:p w14:paraId="3C7CEA47" w14:textId="77777777" w:rsidR="004106C4" w:rsidRDefault="004106C4">
            <w:r>
              <w:rPr>
                <w:rFonts w:ascii="Aptos" w:hAnsi="Aptos"/>
                <w:b/>
                <w:color w:val="FFFFFF"/>
                <w:sz w:val="18"/>
              </w:rPr>
              <w:t>Average purchase amount</w:t>
            </w:r>
          </w:p>
        </w:tc>
      </w:tr>
      <w:tr w:rsidR="004106C4" w14:paraId="107420E4" w14:textId="77777777" w:rsidTr="004106C4">
        <w:trPr>
          <w:jc w:val="center"/>
        </w:trPr>
        <w:tc>
          <w:tcPr>
            <w:tcW w:w="1250" w:type="pct"/>
            <w:vAlign w:val="center"/>
          </w:tcPr>
          <w:p w14:paraId="39A17796" w14:textId="77777777" w:rsidR="004106C4" w:rsidRDefault="004106C4">
            <w:r>
              <w:rPr>
                <w:rFonts w:ascii="Aptos" w:hAnsi="Aptos"/>
                <w:sz w:val="18"/>
              </w:rPr>
              <w:t>Chicago</w:t>
            </w:r>
          </w:p>
        </w:tc>
        <w:tc>
          <w:tcPr>
            <w:tcW w:w="1250" w:type="pct"/>
          </w:tcPr>
          <w:p w14:paraId="69A50990" w14:textId="28E1A822" w:rsidR="004106C4" w:rsidRDefault="004106C4">
            <w:pPr>
              <w:rPr>
                <w:sz w:val="18"/>
              </w:rPr>
            </w:pPr>
            <w:r>
              <w:rPr>
                <w:sz w:val="18"/>
              </w:rPr>
              <w:t>777</w:t>
            </w:r>
          </w:p>
        </w:tc>
        <w:tc>
          <w:tcPr>
            <w:tcW w:w="1250" w:type="pct"/>
            <w:vAlign w:val="center"/>
          </w:tcPr>
          <w:p w14:paraId="02759ACD" w14:textId="10495DED" w:rsidR="004106C4" w:rsidRDefault="004106C4">
            <w:r>
              <w:rPr>
                <w:rFonts w:ascii="Aptos" w:hAnsi="Aptos"/>
                <w:sz w:val="18"/>
              </w:rPr>
              <w:t>$205,405.71</w:t>
            </w:r>
          </w:p>
        </w:tc>
        <w:tc>
          <w:tcPr>
            <w:tcW w:w="1249" w:type="pct"/>
            <w:vAlign w:val="center"/>
          </w:tcPr>
          <w:p w14:paraId="74C04DC3" w14:textId="77777777" w:rsidR="004106C4" w:rsidRDefault="004106C4">
            <w:r>
              <w:rPr>
                <w:rFonts w:ascii="Aptos" w:hAnsi="Aptos"/>
                <w:sz w:val="18"/>
              </w:rPr>
              <w:t>$264.36</w:t>
            </w:r>
          </w:p>
        </w:tc>
      </w:tr>
      <w:tr w:rsidR="004106C4" w14:paraId="28236DB5" w14:textId="77777777" w:rsidTr="004106C4">
        <w:trPr>
          <w:jc w:val="center"/>
        </w:trPr>
        <w:tc>
          <w:tcPr>
            <w:tcW w:w="1250" w:type="pct"/>
            <w:shd w:val="clear" w:color="auto" w:fill="EAF1F8"/>
            <w:vAlign w:val="center"/>
          </w:tcPr>
          <w:p w14:paraId="521E765C" w14:textId="77777777" w:rsidR="004106C4" w:rsidRDefault="004106C4">
            <w:r>
              <w:rPr>
                <w:rFonts w:ascii="Aptos" w:hAnsi="Aptos"/>
                <w:sz w:val="18"/>
              </w:rPr>
              <w:t>New York</w:t>
            </w:r>
          </w:p>
        </w:tc>
        <w:tc>
          <w:tcPr>
            <w:tcW w:w="1250" w:type="pct"/>
            <w:shd w:val="clear" w:color="auto" w:fill="EAF1F8"/>
          </w:tcPr>
          <w:p w14:paraId="028CBFDD" w14:textId="53F1A8E9" w:rsidR="004106C4" w:rsidRDefault="00CD717E">
            <w:pPr>
              <w:rPr>
                <w:sz w:val="18"/>
              </w:rPr>
            </w:pPr>
            <w:r>
              <w:rPr>
                <w:sz w:val="18"/>
              </w:rPr>
              <w:t>812</w:t>
            </w:r>
          </w:p>
        </w:tc>
        <w:tc>
          <w:tcPr>
            <w:tcW w:w="1250" w:type="pct"/>
            <w:shd w:val="clear" w:color="auto" w:fill="EAF1F8"/>
            <w:vAlign w:val="center"/>
          </w:tcPr>
          <w:p w14:paraId="75AF95B7" w14:textId="37C7AEE1" w:rsidR="004106C4" w:rsidRDefault="004106C4">
            <w:r>
              <w:rPr>
                <w:rFonts w:ascii="Aptos" w:hAnsi="Aptos"/>
                <w:sz w:val="18"/>
              </w:rPr>
              <w:t>$205,032.64</w:t>
            </w:r>
          </w:p>
        </w:tc>
        <w:tc>
          <w:tcPr>
            <w:tcW w:w="1249" w:type="pct"/>
            <w:shd w:val="clear" w:color="auto" w:fill="EAF1F8"/>
            <w:vAlign w:val="center"/>
          </w:tcPr>
          <w:p w14:paraId="6C0F75B4" w14:textId="77777777" w:rsidR="004106C4" w:rsidRDefault="004106C4">
            <w:r>
              <w:rPr>
                <w:rFonts w:ascii="Aptos" w:hAnsi="Aptos"/>
                <w:sz w:val="18"/>
              </w:rPr>
              <w:t>$252.50</w:t>
            </w:r>
          </w:p>
        </w:tc>
      </w:tr>
      <w:tr w:rsidR="004106C4" w14:paraId="19DFE945" w14:textId="77777777" w:rsidTr="004106C4">
        <w:trPr>
          <w:jc w:val="center"/>
        </w:trPr>
        <w:tc>
          <w:tcPr>
            <w:tcW w:w="1250" w:type="pct"/>
            <w:vAlign w:val="center"/>
          </w:tcPr>
          <w:p w14:paraId="72348135" w14:textId="77777777" w:rsidR="004106C4" w:rsidRDefault="004106C4">
            <w:r>
              <w:rPr>
                <w:rFonts w:ascii="Aptos" w:hAnsi="Aptos"/>
                <w:sz w:val="18"/>
              </w:rPr>
              <w:t>Los Angeles</w:t>
            </w:r>
          </w:p>
        </w:tc>
        <w:tc>
          <w:tcPr>
            <w:tcW w:w="1250" w:type="pct"/>
          </w:tcPr>
          <w:p w14:paraId="4ECE7BB0" w14:textId="4B7AC6AC" w:rsidR="004106C4" w:rsidRDefault="00465E02">
            <w:pPr>
              <w:rPr>
                <w:sz w:val="18"/>
              </w:rPr>
            </w:pPr>
            <w:r>
              <w:rPr>
                <w:sz w:val="18"/>
              </w:rPr>
              <w:t>806</w:t>
            </w:r>
          </w:p>
        </w:tc>
        <w:tc>
          <w:tcPr>
            <w:tcW w:w="1250" w:type="pct"/>
            <w:vAlign w:val="center"/>
          </w:tcPr>
          <w:p w14:paraId="634DC0E4" w14:textId="7A2093AE" w:rsidR="004106C4" w:rsidRDefault="004106C4">
            <w:r>
              <w:rPr>
                <w:rFonts w:ascii="Aptos" w:hAnsi="Aptos"/>
                <w:sz w:val="18"/>
              </w:rPr>
              <w:t>$202,583.83</w:t>
            </w:r>
          </w:p>
        </w:tc>
        <w:tc>
          <w:tcPr>
            <w:tcW w:w="1249" w:type="pct"/>
            <w:vAlign w:val="center"/>
          </w:tcPr>
          <w:p w14:paraId="38EDE7BC" w14:textId="77777777" w:rsidR="004106C4" w:rsidRDefault="004106C4">
            <w:r>
              <w:rPr>
                <w:rFonts w:ascii="Aptos" w:hAnsi="Aptos"/>
                <w:sz w:val="18"/>
              </w:rPr>
              <w:t>$251.34</w:t>
            </w:r>
          </w:p>
        </w:tc>
      </w:tr>
      <w:tr w:rsidR="004106C4" w14:paraId="2014EB88" w14:textId="77777777" w:rsidTr="004106C4">
        <w:trPr>
          <w:jc w:val="center"/>
        </w:trPr>
        <w:tc>
          <w:tcPr>
            <w:tcW w:w="1250" w:type="pct"/>
            <w:shd w:val="clear" w:color="auto" w:fill="EAF1F8"/>
            <w:vAlign w:val="center"/>
          </w:tcPr>
          <w:p w14:paraId="3E04CAF7" w14:textId="77777777" w:rsidR="004106C4" w:rsidRDefault="004106C4">
            <w:r>
              <w:rPr>
                <w:rFonts w:ascii="Aptos" w:hAnsi="Aptos"/>
                <w:sz w:val="18"/>
              </w:rPr>
              <w:t>Miami</w:t>
            </w:r>
          </w:p>
        </w:tc>
        <w:tc>
          <w:tcPr>
            <w:tcW w:w="1250" w:type="pct"/>
            <w:shd w:val="clear" w:color="auto" w:fill="EAF1F8"/>
          </w:tcPr>
          <w:p w14:paraId="6D153282" w14:textId="50A852B2" w:rsidR="004106C4" w:rsidRDefault="003A7040">
            <w:pPr>
              <w:rPr>
                <w:sz w:val="18"/>
              </w:rPr>
            </w:pPr>
            <w:r>
              <w:rPr>
                <w:sz w:val="18"/>
              </w:rPr>
              <w:t>741</w:t>
            </w:r>
          </w:p>
        </w:tc>
        <w:tc>
          <w:tcPr>
            <w:tcW w:w="1250" w:type="pct"/>
            <w:shd w:val="clear" w:color="auto" w:fill="EAF1F8"/>
            <w:vAlign w:val="center"/>
          </w:tcPr>
          <w:p w14:paraId="58EB49D5" w14:textId="4547C31E" w:rsidR="004106C4" w:rsidRDefault="004106C4">
            <w:r>
              <w:rPr>
                <w:rFonts w:ascii="Aptos" w:hAnsi="Aptos"/>
                <w:sz w:val="18"/>
              </w:rPr>
              <w:t>$193,080.46</w:t>
            </w:r>
          </w:p>
        </w:tc>
        <w:tc>
          <w:tcPr>
            <w:tcW w:w="1249" w:type="pct"/>
            <w:shd w:val="clear" w:color="auto" w:fill="EAF1F8"/>
            <w:vAlign w:val="center"/>
          </w:tcPr>
          <w:p w14:paraId="557C63FE" w14:textId="77777777" w:rsidR="004106C4" w:rsidRDefault="004106C4">
            <w:r>
              <w:rPr>
                <w:rFonts w:ascii="Aptos" w:hAnsi="Aptos"/>
                <w:sz w:val="18"/>
              </w:rPr>
              <w:t>$260.57</w:t>
            </w:r>
          </w:p>
        </w:tc>
      </w:tr>
      <w:tr w:rsidR="004106C4" w14:paraId="3B67B2AA" w14:textId="77777777" w:rsidTr="004106C4">
        <w:trPr>
          <w:jc w:val="center"/>
        </w:trPr>
        <w:tc>
          <w:tcPr>
            <w:tcW w:w="1250" w:type="pct"/>
            <w:vAlign w:val="center"/>
          </w:tcPr>
          <w:p w14:paraId="5D9C753B" w14:textId="77777777" w:rsidR="004106C4" w:rsidRDefault="004106C4">
            <w:r>
              <w:rPr>
                <w:rFonts w:ascii="Aptos" w:hAnsi="Aptos"/>
                <w:sz w:val="18"/>
              </w:rPr>
              <w:t>Houston</w:t>
            </w:r>
          </w:p>
        </w:tc>
        <w:tc>
          <w:tcPr>
            <w:tcW w:w="1250" w:type="pct"/>
          </w:tcPr>
          <w:p w14:paraId="267ADD8B" w14:textId="02D66F0A" w:rsidR="004106C4" w:rsidRDefault="00BD4AC2">
            <w:pPr>
              <w:rPr>
                <w:sz w:val="18"/>
              </w:rPr>
            </w:pPr>
            <w:r>
              <w:rPr>
                <w:sz w:val="18"/>
              </w:rPr>
              <w:t>764</w:t>
            </w:r>
          </w:p>
        </w:tc>
        <w:tc>
          <w:tcPr>
            <w:tcW w:w="1250" w:type="pct"/>
            <w:vAlign w:val="center"/>
          </w:tcPr>
          <w:p w14:paraId="564A3472" w14:textId="33B449AA" w:rsidR="004106C4" w:rsidRDefault="004106C4">
            <w:r>
              <w:rPr>
                <w:rFonts w:ascii="Aptos" w:hAnsi="Aptos"/>
                <w:sz w:val="18"/>
              </w:rPr>
              <w:t>$190,276.16</w:t>
            </w:r>
          </w:p>
        </w:tc>
        <w:tc>
          <w:tcPr>
            <w:tcW w:w="1249" w:type="pct"/>
            <w:vAlign w:val="center"/>
          </w:tcPr>
          <w:p w14:paraId="77CAD559" w14:textId="77777777" w:rsidR="004106C4" w:rsidRDefault="004106C4">
            <w:r>
              <w:rPr>
                <w:rFonts w:ascii="Aptos" w:hAnsi="Aptos"/>
                <w:sz w:val="18"/>
              </w:rPr>
              <w:t>$249.05</w:t>
            </w:r>
          </w:p>
        </w:tc>
      </w:tr>
    </w:tbl>
    <w:p w14:paraId="143DFD00" w14:textId="77777777" w:rsidR="00B2079D" w:rsidRDefault="00B2079D">
      <w:pPr>
        <w:spacing w:after="40"/>
      </w:pPr>
    </w:p>
    <w:p w14:paraId="291FA94A" w14:textId="604BCAEE" w:rsidR="00B2079D" w:rsidRDefault="00CC3892">
      <w:r>
        <w:t>Chicago had the highest total purchase amount among the five listed locations ($205,405.71)</w:t>
      </w:r>
      <w:r w:rsidR="00062FDE">
        <w:t xml:space="preserve"> with 777 purchase records</w:t>
      </w:r>
      <w:r>
        <w:t>, followed closely by New York. Houston had the lowest total ($190,276.16)</w:t>
      </w:r>
      <w:r w:rsidR="00062FDE">
        <w:t xml:space="preserve"> with 764 purchase records</w:t>
      </w:r>
      <w:r>
        <w:t>. Local campaigns should be informed by additional data on customer counts, product mix and profitability.</w:t>
      </w:r>
    </w:p>
    <w:p w14:paraId="493A480B" w14:textId="77777777" w:rsidR="00893690" w:rsidRDefault="00893690"/>
    <w:p w14:paraId="4BA7FF10" w14:textId="1A2A4585" w:rsidR="0079135C" w:rsidRPr="00532875" w:rsidRDefault="0069012F" w:rsidP="0079135C">
      <w:pPr>
        <w:rPr>
          <w:rFonts w:asciiTheme="majorHAnsi" w:hAnsiTheme="majorHAnsi" w:cstheme="majorHAnsi"/>
          <w:b/>
          <w:bCs/>
          <w:color w:val="17365D" w:themeColor="text2" w:themeShade="BF"/>
          <w:sz w:val="32"/>
          <w:szCs w:val="32"/>
          <w:u w:val="single"/>
        </w:rPr>
      </w:pPr>
      <w:r w:rsidRPr="00532875">
        <w:rPr>
          <w:rFonts w:asciiTheme="majorHAnsi" w:hAnsiTheme="majorHAnsi" w:cstheme="majorHAnsi"/>
          <w:b/>
          <w:bCs/>
          <w:color w:val="17365D" w:themeColor="text2" w:themeShade="BF"/>
          <w:sz w:val="32"/>
          <w:szCs w:val="32"/>
          <w:u w:val="single"/>
        </w:rPr>
        <w:t xml:space="preserve">4. </w:t>
      </w:r>
      <w:r w:rsidR="0090229E" w:rsidRPr="00532875">
        <w:rPr>
          <w:rFonts w:asciiTheme="majorHAnsi" w:hAnsiTheme="majorHAnsi" w:cstheme="majorHAnsi"/>
          <w:b/>
          <w:bCs/>
          <w:color w:val="17365D" w:themeColor="text2" w:themeShade="BF"/>
          <w:sz w:val="32"/>
          <w:szCs w:val="32"/>
          <w:u w:val="single"/>
        </w:rPr>
        <w:t>Payment Method</w:t>
      </w:r>
      <w:r w:rsidR="00A50259" w:rsidRPr="00532875">
        <w:rPr>
          <w:rFonts w:asciiTheme="majorHAnsi" w:hAnsiTheme="majorHAnsi" w:cstheme="majorHAnsi"/>
          <w:b/>
          <w:bCs/>
          <w:color w:val="17365D" w:themeColor="text2" w:themeShade="BF"/>
          <w:sz w:val="32"/>
          <w:szCs w:val="32"/>
          <w:u w:val="single"/>
        </w:rPr>
        <w:t xml:space="preserve"> Analysis</w:t>
      </w:r>
    </w:p>
    <w:p w14:paraId="0CCC6B4C" w14:textId="77777777" w:rsidR="0090229E" w:rsidRDefault="0090229E" w:rsidP="0079135C">
      <w:pPr>
        <w:rPr>
          <w:b/>
          <w:bCs/>
        </w:rPr>
      </w:pPr>
    </w:p>
    <w:tbl>
      <w:tblPr>
        <w:tblStyle w:val="TableGrid"/>
        <w:tblW w:w="0" w:type="auto"/>
        <w:jc w:val="center"/>
        <w:tblLook w:val="04A0" w:firstRow="1" w:lastRow="0" w:firstColumn="1" w:lastColumn="0" w:noHBand="0" w:noVBand="1"/>
      </w:tblPr>
      <w:tblGrid>
        <w:gridCol w:w="2481"/>
        <w:gridCol w:w="2482"/>
        <w:gridCol w:w="2482"/>
        <w:gridCol w:w="2481"/>
      </w:tblGrid>
      <w:tr w:rsidR="002C0F0C" w14:paraId="48094AC9" w14:textId="77777777" w:rsidTr="001F7522">
        <w:trPr>
          <w:jc w:val="center"/>
        </w:trPr>
        <w:tc>
          <w:tcPr>
            <w:tcW w:w="2481" w:type="dxa"/>
            <w:shd w:val="clear" w:color="auto" w:fill="17365D"/>
            <w:vAlign w:val="center"/>
          </w:tcPr>
          <w:p w14:paraId="19F95FE3" w14:textId="77777777" w:rsidR="002C0F0C" w:rsidRDefault="002C0F0C" w:rsidP="005603A5">
            <w:r>
              <w:rPr>
                <w:rFonts w:ascii="Aptos" w:hAnsi="Aptos"/>
                <w:b/>
                <w:color w:val="FFFFFF"/>
                <w:sz w:val="18"/>
              </w:rPr>
              <w:t>Season</w:t>
            </w:r>
          </w:p>
        </w:tc>
        <w:tc>
          <w:tcPr>
            <w:tcW w:w="2482" w:type="dxa"/>
            <w:shd w:val="clear" w:color="auto" w:fill="17365D"/>
            <w:vAlign w:val="center"/>
          </w:tcPr>
          <w:p w14:paraId="0EE052C5" w14:textId="44833038" w:rsidR="002C0F0C" w:rsidRDefault="002C0F0C" w:rsidP="005603A5">
            <w:r>
              <w:rPr>
                <w:rFonts w:ascii="Aptos" w:hAnsi="Aptos"/>
                <w:b/>
                <w:color w:val="FFFFFF"/>
                <w:sz w:val="18"/>
              </w:rPr>
              <w:t>Total purchase</w:t>
            </w:r>
          </w:p>
        </w:tc>
        <w:tc>
          <w:tcPr>
            <w:tcW w:w="2482" w:type="dxa"/>
            <w:shd w:val="clear" w:color="auto" w:fill="17365D"/>
            <w:vAlign w:val="center"/>
          </w:tcPr>
          <w:p w14:paraId="4ED41819" w14:textId="0C475F59" w:rsidR="002C0F0C" w:rsidRDefault="00EA4420" w:rsidP="005603A5">
            <w:r>
              <w:rPr>
                <w:rFonts w:ascii="Aptos" w:hAnsi="Aptos"/>
                <w:b/>
                <w:color w:val="FFFFFF"/>
                <w:sz w:val="18"/>
              </w:rPr>
              <w:t>Total</w:t>
            </w:r>
            <w:r w:rsidR="002C0F0C">
              <w:rPr>
                <w:rFonts w:ascii="Aptos" w:hAnsi="Aptos"/>
                <w:b/>
                <w:color w:val="FFFFFF"/>
                <w:sz w:val="18"/>
              </w:rPr>
              <w:t xml:space="preserve"> purchase amount</w:t>
            </w:r>
          </w:p>
        </w:tc>
        <w:tc>
          <w:tcPr>
            <w:tcW w:w="2481" w:type="dxa"/>
            <w:shd w:val="clear" w:color="auto" w:fill="17365D"/>
            <w:vAlign w:val="center"/>
          </w:tcPr>
          <w:p w14:paraId="39AD4A54" w14:textId="531FD158" w:rsidR="002C0F0C" w:rsidRDefault="00A24E1A" w:rsidP="005603A5">
            <w:proofErr w:type="spellStart"/>
            <w:r>
              <w:rPr>
                <w:rFonts w:ascii="Aptos" w:hAnsi="Aptos"/>
                <w:b/>
                <w:color w:val="FFFFFF"/>
                <w:sz w:val="18"/>
              </w:rPr>
              <w:t>Avg</w:t>
            </w:r>
            <w:proofErr w:type="spellEnd"/>
            <w:r>
              <w:rPr>
                <w:rFonts w:ascii="Aptos" w:hAnsi="Aptos"/>
                <w:b/>
                <w:color w:val="FFFFFF"/>
                <w:sz w:val="18"/>
              </w:rPr>
              <w:t xml:space="preserve"> purchase amount</w:t>
            </w:r>
          </w:p>
        </w:tc>
      </w:tr>
      <w:tr w:rsidR="002C0F0C" w14:paraId="6AFC8192" w14:textId="77777777" w:rsidTr="001F7522">
        <w:trPr>
          <w:jc w:val="center"/>
        </w:trPr>
        <w:tc>
          <w:tcPr>
            <w:tcW w:w="2481" w:type="dxa"/>
            <w:vAlign w:val="center"/>
          </w:tcPr>
          <w:p w14:paraId="2786EBCB" w14:textId="4AA2CFD0" w:rsidR="002C0F0C" w:rsidRDefault="001F7522" w:rsidP="005603A5">
            <w:r>
              <w:rPr>
                <w:rFonts w:ascii="Aptos" w:hAnsi="Aptos"/>
                <w:sz w:val="18"/>
              </w:rPr>
              <w:t>Credit Card</w:t>
            </w:r>
          </w:p>
        </w:tc>
        <w:tc>
          <w:tcPr>
            <w:tcW w:w="2482" w:type="dxa"/>
            <w:vAlign w:val="center"/>
          </w:tcPr>
          <w:p w14:paraId="7E109E5D" w14:textId="69047720" w:rsidR="002C0F0C" w:rsidRDefault="002D1D2E" w:rsidP="005603A5">
            <w:r>
              <w:rPr>
                <w:rFonts w:ascii="Aptos" w:hAnsi="Aptos"/>
                <w:sz w:val="18"/>
              </w:rPr>
              <w:t>802</w:t>
            </w:r>
          </w:p>
        </w:tc>
        <w:tc>
          <w:tcPr>
            <w:tcW w:w="2482" w:type="dxa"/>
            <w:vAlign w:val="center"/>
          </w:tcPr>
          <w:p w14:paraId="5E984AE6" w14:textId="2EF61B99" w:rsidR="002C0F0C" w:rsidRDefault="002C0F0C" w:rsidP="005603A5">
            <w:r>
              <w:rPr>
                <w:rFonts w:ascii="Aptos" w:hAnsi="Aptos"/>
                <w:sz w:val="18"/>
              </w:rPr>
              <w:t>$2</w:t>
            </w:r>
            <w:r w:rsidR="00EA4420">
              <w:rPr>
                <w:rFonts w:ascii="Aptos" w:hAnsi="Aptos"/>
                <w:sz w:val="18"/>
              </w:rPr>
              <w:t>09,671.36</w:t>
            </w:r>
          </w:p>
        </w:tc>
        <w:tc>
          <w:tcPr>
            <w:tcW w:w="2481" w:type="dxa"/>
            <w:vAlign w:val="center"/>
          </w:tcPr>
          <w:p w14:paraId="137E2FCD" w14:textId="3935A3DD" w:rsidR="002C0F0C" w:rsidRDefault="00656AF2" w:rsidP="005603A5">
            <w:r>
              <w:rPr>
                <w:rFonts w:ascii="Aptos" w:hAnsi="Aptos"/>
                <w:sz w:val="18"/>
              </w:rPr>
              <w:t>$261</w:t>
            </w:r>
            <w:r w:rsidR="00676520">
              <w:rPr>
                <w:rFonts w:ascii="Aptos" w:hAnsi="Aptos"/>
                <w:sz w:val="18"/>
              </w:rPr>
              <w:t>.</w:t>
            </w:r>
            <w:r>
              <w:rPr>
                <w:rFonts w:ascii="Aptos" w:hAnsi="Aptos"/>
                <w:sz w:val="18"/>
              </w:rPr>
              <w:t>44</w:t>
            </w:r>
          </w:p>
        </w:tc>
      </w:tr>
      <w:tr w:rsidR="001F7522" w14:paraId="65CD52F3" w14:textId="77777777" w:rsidTr="001F7522">
        <w:trPr>
          <w:jc w:val="center"/>
        </w:trPr>
        <w:tc>
          <w:tcPr>
            <w:tcW w:w="2481" w:type="dxa"/>
            <w:vAlign w:val="center"/>
          </w:tcPr>
          <w:p w14:paraId="02083763" w14:textId="4DF4FD5F" w:rsidR="001F7522" w:rsidRDefault="001F7522" w:rsidP="005603A5">
            <w:pPr>
              <w:rPr>
                <w:rFonts w:ascii="Aptos" w:hAnsi="Aptos"/>
                <w:sz w:val="18"/>
              </w:rPr>
            </w:pPr>
            <w:r>
              <w:rPr>
                <w:rFonts w:ascii="Aptos" w:hAnsi="Aptos"/>
                <w:sz w:val="18"/>
              </w:rPr>
              <w:t>Cash</w:t>
            </w:r>
          </w:p>
        </w:tc>
        <w:tc>
          <w:tcPr>
            <w:tcW w:w="2482" w:type="dxa"/>
            <w:vAlign w:val="center"/>
          </w:tcPr>
          <w:p w14:paraId="10419095" w14:textId="4A57C388" w:rsidR="001F7522" w:rsidRDefault="002D1D2E" w:rsidP="005603A5">
            <w:pPr>
              <w:rPr>
                <w:rFonts w:ascii="Aptos" w:hAnsi="Aptos"/>
                <w:sz w:val="18"/>
              </w:rPr>
            </w:pPr>
            <w:r>
              <w:rPr>
                <w:rFonts w:ascii="Aptos" w:hAnsi="Aptos"/>
                <w:sz w:val="18"/>
              </w:rPr>
              <w:t>743</w:t>
            </w:r>
          </w:p>
        </w:tc>
        <w:tc>
          <w:tcPr>
            <w:tcW w:w="2482" w:type="dxa"/>
            <w:vAlign w:val="center"/>
          </w:tcPr>
          <w:p w14:paraId="3E545FC6" w14:textId="24475810" w:rsidR="001F7522" w:rsidRDefault="002D02FC" w:rsidP="005603A5">
            <w:pPr>
              <w:rPr>
                <w:rFonts w:ascii="Aptos" w:hAnsi="Aptos"/>
                <w:sz w:val="18"/>
              </w:rPr>
            </w:pPr>
            <w:r>
              <w:rPr>
                <w:rFonts w:ascii="Aptos" w:hAnsi="Aptos"/>
                <w:sz w:val="18"/>
              </w:rPr>
              <w:t>$194,147.16</w:t>
            </w:r>
          </w:p>
        </w:tc>
        <w:tc>
          <w:tcPr>
            <w:tcW w:w="2481" w:type="dxa"/>
            <w:vAlign w:val="center"/>
          </w:tcPr>
          <w:p w14:paraId="45EB0FE3" w14:textId="14C70E21" w:rsidR="001F7522" w:rsidRDefault="00676520" w:rsidP="005603A5">
            <w:pPr>
              <w:rPr>
                <w:rFonts w:ascii="Aptos" w:hAnsi="Aptos"/>
                <w:sz w:val="18"/>
              </w:rPr>
            </w:pPr>
            <w:r>
              <w:rPr>
                <w:rFonts w:ascii="Aptos" w:hAnsi="Aptos"/>
                <w:sz w:val="18"/>
              </w:rPr>
              <w:t>$261.30</w:t>
            </w:r>
          </w:p>
        </w:tc>
      </w:tr>
      <w:tr w:rsidR="002C0F0C" w14:paraId="2A0FCFCA" w14:textId="77777777" w:rsidTr="001F7522">
        <w:trPr>
          <w:jc w:val="center"/>
        </w:trPr>
        <w:tc>
          <w:tcPr>
            <w:tcW w:w="2481" w:type="dxa"/>
            <w:shd w:val="clear" w:color="auto" w:fill="EAF1F8"/>
            <w:vAlign w:val="center"/>
          </w:tcPr>
          <w:p w14:paraId="74039D6C" w14:textId="511B9255" w:rsidR="002C0F0C" w:rsidRDefault="00BB0115" w:rsidP="005603A5">
            <w:r>
              <w:rPr>
                <w:rFonts w:ascii="Aptos" w:hAnsi="Aptos"/>
                <w:sz w:val="18"/>
              </w:rPr>
              <w:t>Debit Card</w:t>
            </w:r>
          </w:p>
        </w:tc>
        <w:tc>
          <w:tcPr>
            <w:tcW w:w="2482" w:type="dxa"/>
            <w:shd w:val="clear" w:color="auto" w:fill="EAF1F8"/>
            <w:vAlign w:val="center"/>
          </w:tcPr>
          <w:p w14:paraId="49BB1AEA" w14:textId="6FE06C7A" w:rsidR="002C0F0C" w:rsidRDefault="002D1D2E" w:rsidP="005603A5">
            <w:r>
              <w:rPr>
                <w:rFonts w:ascii="Aptos" w:hAnsi="Aptos"/>
                <w:sz w:val="18"/>
              </w:rPr>
              <w:t>772</w:t>
            </w:r>
          </w:p>
        </w:tc>
        <w:tc>
          <w:tcPr>
            <w:tcW w:w="2482" w:type="dxa"/>
            <w:shd w:val="clear" w:color="auto" w:fill="EAF1F8"/>
            <w:vAlign w:val="center"/>
          </w:tcPr>
          <w:p w14:paraId="2A046564" w14:textId="44A07B63" w:rsidR="002C0F0C" w:rsidRDefault="002C0F0C" w:rsidP="005603A5">
            <w:r>
              <w:rPr>
                <w:rFonts w:ascii="Aptos" w:hAnsi="Aptos"/>
                <w:sz w:val="18"/>
              </w:rPr>
              <w:t>$</w:t>
            </w:r>
            <w:r w:rsidR="00642FF0">
              <w:rPr>
                <w:rFonts w:ascii="Aptos" w:hAnsi="Aptos"/>
                <w:sz w:val="18"/>
              </w:rPr>
              <w:t>196,135.59</w:t>
            </w:r>
          </w:p>
        </w:tc>
        <w:tc>
          <w:tcPr>
            <w:tcW w:w="2481" w:type="dxa"/>
            <w:shd w:val="clear" w:color="auto" w:fill="EAF1F8"/>
            <w:vAlign w:val="center"/>
          </w:tcPr>
          <w:p w14:paraId="05B273C4" w14:textId="65FA445A" w:rsidR="002C0F0C" w:rsidRDefault="00A25C23" w:rsidP="005603A5">
            <w:r>
              <w:rPr>
                <w:rFonts w:ascii="Aptos" w:hAnsi="Aptos"/>
                <w:sz w:val="18"/>
              </w:rPr>
              <w:t>$</w:t>
            </w:r>
            <w:r w:rsidR="00676520">
              <w:rPr>
                <w:rFonts w:ascii="Aptos" w:hAnsi="Aptos"/>
                <w:sz w:val="18"/>
              </w:rPr>
              <w:t>254</w:t>
            </w:r>
            <w:r w:rsidR="00A41F66">
              <w:rPr>
                <w:rFonts w:ascii="Aptos" w:hAnsi="Aptos"/>
                <w:sz w:val="18"/>
              </w:rPr>
              <w:t>.06</w:t>
            </w:r>
          </w:p>
        </w:tc>
      </w:tr>
      <w:tr w:rsidR="002C0F0C" w14:paraId="3F6DDA72" w14:textId="77777777" w:rsidTr="001F7522">
        <w:trPr>
          <w:jc w:val="center"/>
        </w:trPr>
        <w:tc>
          <w:tcPr>
            <w:tcW w:w="2481" w:type="dxa"/>
            <w:vAlign w:val="center"/>
          </w:tcPr>
          <w:p w14:paraId="3BA34AF4" w14:textId="22EF30D1" w:rsidR="002C0F0C" w:rsidRDefault="00BB0115" w:rsidP="005603A5">
            <w:proofErr w:type="spellStart"/>
            <w:r>
              <w:rPr>
                <w:rFonts w:ascii="Aptos" w:hAnsi="Aptos"/>
                <w:sz w:val="18"/>
              </w:rPr>
              <w:t>Paypal</w:t>
            </w:r>
            <w:proofErr w:type="spellEnd"/>
          </w:p>
        </w:tc>
        <w:tc>
          <w:tcPr>
            <w:tcW w:w="2482" w:type="dxa"/>
            <w:vAlign w:val="center"/>
          </w:tcPr>
          <w:p w14:paraId="027F52ED" w14:textId="7163F5F1" w:rsidR="002C0F0C" w:rsidRDefault="000B42E1" w:rsidP="005603A5">
            <w:r>
              <w:rPr>
                <w:rFonts w:ascii="Aptos" w:hAnsi="Aptos"/>
                <w:sz w:val="18"/>
              </w:rPr>
              <w:t>791</w:t>
            </w:r>
          </w:p>
        </w:tc>
        <w:tc>
          <w:tcPr>
            <w:tcW w:w="2482" w:type="dxa"/>
            <w:vAlign w:val="center"/>
          </w:tcPr>
          <w:p w14:paraId="699D113B" w14:textId="084AE41A" w:rsidR="002C0F0C" w:rsidRDefault="002C0F0C" w:rsidP="005603A5">
            <w:r>
              <w:rPr>
                <w:rFonts w:ascii="Aptos" w:hAnsi="Aptos"/>
                <w:sz w:val="18"/>
              </w:rPr>
              <w:t>$</w:t>
            </w:r>
            <w:r w:rsidR="00642FF0">
              <w:rPr>
                <w:rFonts w:ascii="Aptos" w:hAnsi="Aptos"/>
                <w:sz w:val="18"/>
              </w:rPr>
              <w:t>198,283</w:t>
            </w:r>
            <w:r w:rsidR="00A24E1A">
              <w:rPr>
                <w:rFonts w:ascii="Aptos" w:hAnsi="Aptos"/>
                <w:sz w:val="18"/>
              </w:rPr>
              <w:t>.07</w:t>
            </w:r>
          </w:p>
        </w:tc>
        <w:tc>
          <w:tcPr>
            <w:tcW w:w="2481" w:type="dxa"/>
            <w:vAlign w:val="center"/>
          </w:tcPr>
          <w:p w14:paraId="49AAFB0C" w14:textId="74883F04" w:rsidR="002C0F0C" w:rsidRDefault="00EA5B86" w:rsidP="005603A5">
            <w:r>
              <w:rPr>
                <w:rFonts w:ascii="Aptos" w:hAnsi="Aptos"/>
                <w:sz w:val="18"/>
              </w:rPr>
              <w:t>$</w:t>
            </w:r>
            <w:r w:rsidR="00A41F66">
              <w:rPr>
                <w:rFonts w:ascii="Aptos" w:hAnsi="Aptos"/>
                <w:sz w:val="18"/>
              </w:rPr>
              <w:t>250.67</w:t>
            </w:r>
          </w:p>
        </w:tc>
      </w:tr>
      <w:tr w:rsidR="002C0F0C" w14:paraId="54855E6E" w14:textId="77777777" w:rsidTr="001F7522">
        <w:trPr>
          <w:jc w:val="center"/>
        </w:trPr>
        <w:tc>
          <w:tcPr>
            <w:tcW w:w="2481" w:type="dxa"/>
            <w:shd w:val="clear" w:color="auto" w:fill="EAF1F8"/>
            <w:vAlign w:val="center"/>
          </w:tcPr>
          <w:p w14:paraId="74620E25" w14:textId="6E46CA1D" w:rsidR="002C0F0C" w:rsidRDefault="0020695D" w:rsidP="005603A5">
            <w:r>
              <w:rPr>
                <w:rFonts w:ascii="Aptos" w:hAnsi="Aptos"/>
                <w:sz w:val="18"/>
              </w:rPr>
              <w:t>UPI</w:t>
            </w:r>
          </w:p>
        </w:tc>
        <w:tc>
          <w:tcPr>
            <w:tcW w:w="2482" w:type="dxa"/>
            <w:shd w:val="clear" w:color="auto" w:fill="EAF1F8"/>
            <w:vAlign w:val="center"/>
          </w:tcPr>
          <w:p w14:paraId="70C58D43" w14:textId="73D22A37" w:rsidR="002C0F0C" w:rsidRDefault="000B42E1" w:rsidP="005603A5">
            <w:r>
              <w:rPr>
                <w:rFonts w:ascii="Aptos" w:hAnsi="Aptos"/>
                <w:sz w:val="18"/>
              </w:rPr>
              <w:t>792</w:t>
            </w:r>
          </w:p>
        </w:tc>
        <w:tc>
          <w:tcPr>
            <w:tcW w:w="2482" w:type="dxa"/>
            <w:shd w:val="clear" w:color="auto" w:fill="EAF1F8"/>
            <w:vAlign w:val="center"/>
          </w:tcPr>
          <w:p w14:paraId="65C92BDD" w14:textId="1B1B9AAD" w:rsidR="002C0F0C" w:rsidRDefault="002C0F0C" w:rsidP="005603A5">
            <w:r>
              <w:rPr>
                <w:rFonts w:ascii="Aptos" w:hAnsi="Aptos"/>
                <w:sz w:val="18"/>
              </w:rPr>
              <w:t>$</w:t>
            </w:r>
            <w:r w:rsidR="00A24E1A">
              <w:rPr>
                <w:rFonts w:ascii="Aptos" w:hAnsi="Aptos"/>
                <w:sz w:val="18"/>
              </w:rPr>
              <w:t>198,141.62</w:t>
            </w:r>
          </w:p>
        </w:tc>
        <w:tc>
          <w:tcPr>
            <w:tcW w:w="2481" w:type="dxa"/>
            <w:shd w:val="clear" w:color="auto" w:fill="EAF1F8"/>
            <w:vAlign w:val="center"/>
          </w:tcPr>
          <w:p w14:paraId="71A4A61B" w14:textId="18F1A953" w:rsidR="002C0F0C" w:rsidRDefault="00A25C23" w:rsidP="005603A5">
            <w:r>
              <w:rPr>
                <w:rFonts w:ascii="Aptos" w:hAnsi="Aptos"/>
                <w:sz w:val="18"/>
              </w:rPr>
              <w:t>$250.18</w:t>
            </w:r>
          </w:p>
        </w:tc>
      </w:tr>
    </w:tbl>
    <w:p w14:paraId="2FB3A623" w14:textId="77777777" w:rsidR="002C0F0C" w:rsidRDefault="002C0F0C" w:rsidP="0079135C">
      <w:pPr>
        <w:rPr>
          <w:b/>
          <w:bCs/>
        </w:rPr>
      </w:pPr>
    </w:p>
    <w:p w14:paraId="5434208D" w14:textId="0058DE5B" w:rsidR="00A50259" w:rsidRPr="00E45292" w:rsidRDefault="00A50259" w:rsidP="00A50259">
      <w:r w:rsidRPr="00532875">
        <w:rPr>
          <w:rFonts w:asciiTheme="majorHAnsi" w:hAnsiTheme="majorHAnsi" w:cstheme="majorHAnsi"/>
          <w:color w:val="17365D" w:themeColor="text2" w:themeShade="BF"/>
          <w:sz w:val="26"/>
          <w:szCs w:val="26"/>
        </w:rPr>
        <w:t>Key findings</w:t>
      </w:r>
      <w:r w:rsidR="00263B74">
        <w:t>:</w:t>
      </w:r>
    </w:p>
    <w:p w14:paraId="6ED1A8FF" w14:textId="77777777" w:rsidR="00A50259" w:rsidRPr="00E45292" w:rsidRDefault="00A50259" w:rsidP="00A50259">
      <w:pPr>
        <w:numPr>
          <w:ilvl w:val="0"/>
          <w:numId w:val="13"/>
        </w:numPr>
      </w:pPr>
      <w:r w:rsidRPr="00E45292">
        <w:t>Credit Card was the most frequently used payment method, with 802 records. It also had the highest total purchase amount of $209,671.36.</w:t>
      </w:r>
    </w:p>
    <w:p w14:paraId="7C4D2E6D" w14:textId="77777777" w:rsidR="00A50259" w:rsidRPr="00E45292" w:rsidRDefault="00A50259" w:rsidP="00A50259">
      <w:pPr>
        <w:numPr>
          <w:ilvl w:val="0"/>
          <w:numId w:val="13"/>
        </w:numPr>
      </w:pPr>
      <w:r w:rsidRPr="00E45292">
        <w:t>Credit Card had the highest average purchase amount at $261.44, followed closely by Cash at $261.30.</w:t>
      </w:r>
    </w:p>
    <w:p w14:paraId="37FB0C1A" w14:textId="77777777" w:rsidR="00A50259" w:rsidRPr="00E45292" w:rsidRDefault="00A50259" w:rsidP="00A50259">
      <w:pPr>
        <w:numPr>
          <w:ilvl w:val="0"/>
          <w:numId w:val="13"/>
        </w:numPr>
      </w:pPr>
      <w:r w:rsidRPr="00E45292">
        <w:t>Debit Card accounted for 772 records and a total purchase amount of $196,135.59.</w:t>
      </w:r>
    </w:p>
    <w:p w14:paraId="350C08B4" w14:textId="77777777" w:rsidR="00A50259" w:rsidRPr="00E45292" w:rsidRDefault="00A50259" w:rsidP="00A50259">
      <w:pPr>
        <w:numPr>
          <w:ilvl w:val="0"/>
          <w:numId w:val="13"/>
        </w:numPr>
      </w:pPr>
      <w:r w:rsidRPr="00E45292">
        <w:t>PayPal and UPI had similar total purchase amounts, at $198,283.07 and $198,141.62 respectively.</w:t>
      </w:r>
    </w:p>
    <w:p w14:paraId="29B6B144" w14:textId="77777777" w:rsidR="00A50259" w:rsidRPr="00E45292" w:rsidRDefault="00A50259" w:rsidP="00A50259">
      <w:pPr>
        <w:numPr>
          <w:ilvl w:val="0"/>
          <w:numId w:val="13"/>
        </w:numPr>
      </w:pPr>
      <w:r w:rsidRPr="00E45292">
        <w:t>Cash had the fewest records (743), but its average purchase amount was close to that of Credit Card.</w:t>
      </w:r>
    </w:p>
    <w:p w14:paraId="60BB494E" w14:textId="5EE3D3CC" w:rsidR="00A50259" w:rsidRPr="00532875" w:rsidRDefault="00A50259" w:rsidP="00A50259">
      <w:pPr>
        <w:rPr>
          <w:rFonts w:asciiTheme="majorHAnsi" w:hAnsiTheme="majorHAnsi" w:cstheme="majorHAnsi"/>
          <w:color w:val="17365D" w:themeColor="text2" w:themeShade="BF"/>
          <w:sz w:val="26"/>
          <w:szCs w:val="26"/>
        </w:rPr>
      </w:pPr>
      <w:r w:rsidRPr="00532875">
        <w:rPr>
          <w:rFonts w:asciiTheme="majorHAnsi" w:hAnsiTheme="majorHAnsi" w:cstheme="majorHAnsi"/>
          <w:color w:val="17365D" w:themeColor="text2" w:themeShade="BF"/>
          <w:sz w:val="26"/>
          <w:szCs w:val="26"/>
        </w:rPr>
        <w:t>Business recommendations</w:t>
      </w:r>
      <w:r w:rsidR="00263B74" w:rsidRPr="00532875">
        <w:rPr>
          <w:rFonts w:asciiTheme="majorHAnsi" w:hAnsiTheme="majorHAnsi" w:cstheme="majorHAnsi"/>
          <w:color w:val="17365D" w:themeColor="text2" w:themeShade="BF"/>
          <w:sz w:val="26"/>
          <w:szCs w:val="26"/>
        </w:rPr>
        <w:t>:</w:t>
      </w:r>
    </w:p>
    <w:p w14:paraId="0BF819BE" w14:textId="77777777" w:rsidR="00A50259" w:rsidRPr="00E45292" w:rsidRDefault="00A50259" w:rsidP="00A50259">
      <w:pPr>
        <w:numPr>
          <w:ilvl w:val="0"/>
          <w:numId w:val="14"/>
        </w:numPr>
      </w:pPr>
      <w:r w:rsidRPr="00E45292">
        <w:t>Encourage convenient card payments, as Credit Card transactions had the highest total purchase amount.</w:t>
      </w:r>
    </w:p>
    <w:p w14:paraId="480050C9" w14:textId="77777777" w:rsidR="00A50259" w:rsidRPr="00E45292" w:rsidRDefault="00A50259" w:rsidP="00A50259">
      <w:pPr>
        <w:numPr>
          <w:ilvl w:val="0"/>
          <w:numId w:val="14"/>
        </w:numPr>
      </w:pPr>
      <w:r w:rsidRPr="00E45292">
        <w:lastRenderedPageBreak/>
        <w:t>Keep Credit Card, Debit Card, UPI, PayPal, and Cash available to support different customer preferences.</w:t>
      </w:r>
    </w:p>
    <w:p w14:paraId="4F2802CA" w14:textId="77777777" w:rsidR="00A50259" w:rsidRPr="00E45292" w:rsidRDefault="00A50259" w:rsidP="00A50259">
      <w:pPr>
        <w:numPr>
          <w:ilvl w:val="0"/>
          <w:numId w:val="14"/>
        </w:numPr>
      </w:pPr>
      <w:r w:rsidRPr="00E45292">
        <w:t>Test payment-related offers and compare the results before deciding which method to promote.</w:t>
      </w:r>
    </w:p>
    <w:p w14:paraId="3DA0D3CD" w14:textId="784462B7" w:rsidR="00E47E0F" w:rsidRPr="00870918" w:rsidRDefault="00A50259" w:rsidP="0079135C">
      <w:pPr>
        <w:numPr>
          <w:ilvl w:val="0"/>
          <w:numId w:val="14"/>
        </w:numPr>
      </w:pPr>
      <w:r w:rsidRPr="00E45292">
        <w:t>Analyse payment methods alongside age groups and locations to understand customer preferences more clearly.</w:t>
      </w:r>
    </w:p>
    <w:p w14:paraId="7EB69772" w14:textId="77777777" w:rsidR="00E47E0F" w:rsidRDefault="00E47E0F" w:rsidP="0079135C">
      <w:pPr>
        <w:rPr>
          <w:b/>
          <w:bCs/>
        </w:rPr>
      </w:pPr>
    </w:p>
    <w:p w14:paraId="5EC89D6D" w14:textId="77777777" w:rsidR="00E47E0F" w:rsidRDefault="00E47E0F" w:rsidP="0079135C">
      <w:pPr>
        <w:rPr>
          <w:b/>
          <w:bCs/>
        </w:rPr>
      </w:pPr>
    </w:p>
    <w:p w14:paraId="739C982D" w14:textId="77777777" w:rsidR="00E47E0F" w:rsidRDefault="00E47E0F" w:rsidP="0079135C">
      <w:pPr>
        <w:rPr>
          <w:b/>
          <w:bCs/>
        </w:rPr>
      </w:pPr>
    </w:p>
    <w:p w14:paraId="28A7BCAA" w14:textId="77777777" w:rsidR="00E47E0F" w:rsidRDefault="00E47E0F" w:rsidP="0079135C">
      <w:pPr>
        <w:rPr>
          <w:b/>
          <w:bCs/>
        </w:rPr>
      </w:pPr>
    </w:p>
    <w:p w14:paraId="18D1D2EE" w14:textId="77777777" w:rsidR="0079135C" w:rsidRDefault="0079135C" w:rsidP="0079135C">
      <w:pPr>
        <w:rPr>
          <w:b/>
          <w:bCs/>
        </w:rPr>
      </w:pPr>
    </w:p>
    <w:p w14:paraId="11375C5F" w14:textId="3F15F06B" w:rsidR="0079135C" w:rsidRPr="00870918" w:rsidRDefault="00870918" w:rsidP="00870918">
      <w:pPr>
        <w:spacing w:after="200" w:line="276" w:lineRule="auto"/>
        <w:rPr>
          <w:rFonts w:asciiTheme="majorHAnsi" w:hAnsiTheme="majorHAnsi" w:cstheme="majorHAnsi"/>
          <w:color w:val="17365D" w:themeColor="text2" w:themeShade="BF"/>
          <w:sz w:val="32"/>
          <w:szCs w:val="32"/>
          <w:u w:val="single"/>
        </w:rPr>
      </w:pPr>
      <w:r w:rsidRPr="00870918">
        <w:rPr>
          <w:rFonts w:asciiTheme="majorHAnsi" w:hAnsiTheme="majorHAnsi" w:cstheme="majorHAnsi"/>
          <w:b/>
          <w:bCs/>
          <w:color w:val="17365D" w:themeColor="text2" w:themeShade="BF"/>
          <w:sz w:val="32"/>
          <w:szCs w:val="32"/>
          <w:u w:val="single"/>
        </w:rPr>
        <w:t>5.</w:t>
      </w:r>
      <w:r w:rsidR="0079135C" w:rsidRPr="00870918">
        <w:rPr>
          <w:rFonts w:asciiTheme="majorHAnsi" w:hAnsiTheme="majorHAnsi" w:cstheme="majorHAnsi"/>
          <w:b/>
          <w:bCs/>
          <w:color w:val="17365D" w:themeColor="text2" w:themeShade="BF"/>
          <w:sz w:val="32"/>
          <w:szCs w:val="32"/>
          <w:u w:val="single"/>
        </w:rPr>
        <w:t xml:space="preserve"> Card Spending by Age, Season, and Location</w:t>
      </w:r>
    </w:p>
    <w:p w14:paraId="4CDB4F91" w14:textId="77777777" w:rsidR="0079135C" w:rsidRDefault="0079135C" w:rsidP="0079135C">
      <w:r w:rsidRPr="0079135C">
        <w:t xml:space="preserve">For this task, card payments include Credit Card and Debit Card only. </w:t>
      </w:r>
    </w:p>
    <w:p w14:paraId="13DF75EA" w14:textId="0D994AE8" w:rsidR="0079135C" w:rsidRPr="0079135C" w:rsidRDefault="0079135C" w:rsidP="0079135C">
      <w:pPr>
        <w:spacing w:after="200" w:line="276" w:lineRule="auto"/>
      </w:pPr>
      <w:r w:rsidRPr="0079135C">
        <w:t>Cash, PayPal, and UPI are not included in these card-only results.</w:t>
      </w:r>
    </w:p>
    <w:p w14:paraId="7EBB5DD5" w14:textId="26583C12" w:rsidR="0079135C" w:rsidRPr="004861CA" w:rsidRDefault="005856D8" w:rsidP="0079135C">
      <w:pPr>
        <w:spacing w:after="200" w:line="276" w:lineRule="auto"/>
        <w:rPr>
          <w:rFonts w:asciiTheme="majorHAnsi" w:hAnsiTheme="majorHAnsi" w:cstheme="majorHAnsi"/>
          <w:color w:val="548DD4" w:themeColor="text2" w:themeTint="99"/>
          <w:sz w:val="26"/>
          <w:szCs w:val="26"/>
          <w:u w:val="single"/>
        </w:rPr>
      </w:pPr>
      <w:r w:rsidRPr="004861CA">
        <w:rPr>
          <w:rFonts w:asciiTheme="majorHAnsi" w:hAnsiTheme="majorHAnsi" w:cstheme="majorHAnsi"/>
          <w:b/>
          <w:bCs/>
          <w:color w:val="548DD4" w:themeColor="text2" w:themeTint="99"/>
          <w:sz w:val="26"/>
          <w:szCs w:val="26"/>
          <w:u w:val="single"/>
        </w:rPr>
        <w:t>5</w:t>
      </w:r>
      <w:r w:rsidR="0079135C" w:rsidRPr="004861CA">
        <w:rPr>
          <w:rFonts w:asciiTheme="majorHAnsi" w:hAnsiTheme="majorHAnsi" w:cstheme="majorHAnsi"/>
          <w:b/>
          <w:bCs/>
          <w:color w:val="548DD4" w:themeColor="text2" w:themeTint="99"/>
          <w:sz w:val="26"/>
          <w:szCs w:val="26"/>
          <w:u w:val="single"/>
        </w:rPr>
        <w:t>.1 Card spending by age group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1"/>
        <w:gridCol w:w="2291"/>
        <w:gridCol w:w="2291"/>
        <w:gridCol w:w="3053"/>
      </w:tblGrid>
      <w:tr w:rsidR="0079135C" w:rsidRPr="00C74BAD" w14:paraId="4970037D" w14:textId="77777777" w:rsidTr="00C74BAD">
        <w:trPr>
          <w:trHeight w:val="278"/>
        </w:trPr>
        <w:tc>
          <w:tcPr>
            <w:tcW w:w="1154" w:type="pct"/>
            <w:shd w:val="clear" w:color="auto" w:fill="365F91" w:themeFill="accent1" w:themeFillShade="BF"/>
            <w:hideMark/>
          </w:tcPr>
          <w:p w14:paraId="750BADAF" w14:textId="77777777" w:rsidR="0079135C" w:rsidRPr="00C74BAD" w:rsidRDefault="0079135C" w:rsidP="00C74BAD">
            <w:pPr>
              <w:rPr>
                <w:b/>
                <w:bCs/>
                <w:color w:val="F2F2F2" w:themeColor="background1" w:themeShade="F2"/>
                <w:sz w:val="18"/>
                <w:szCs w:val="18"/>
              </w:rPr>
            </w:pPr>
            <w:r w:rsidRPr="00C74BAD">
              <w:rPr>
                <w:b/>
                <w:bCs/>
                <w:color w:val="F2F2F2" w:themeColor="background1" w:themeShade="F2"/>
                <w:sz w:val="18"/>
                <w:szCs w:val="18"/>
              </w:rPr>
              <w:t>Age group</w:t>
            </w:r>
          </w:p>
        </w:tc>
        <w:tc>
          <w:tcPr>
            <w:tcW w:w="1154" w:type="pct"/>
            <w:shd w:val="clear" w:color="auto" w:fill="365F91" w:themeFill="accent1" w:themeFillShade="BF"/>
            <w:hideMark/>
          </w:tcPr>
          <w:p w14:paraId="5C1315C6" w14:textId="77777777" w:rsidR="0079135C" w:rsidRPr="00C74BAD" w:rsidRDefault="0079135C" w:rsidP="00C74BAD">
            <w:pPr>
              <w:rPr>
                <w:b/>
                <w:bCs/>
                <w:color w:val="F2F2F2" w:themeColor="background1" w:themeShade="F2"/>
                <w:sz w:val="18"/>
                <w:szCs w:val="18"/>
              </w:rPr>
            </w:pPr>
            <w:r w:rsidRPr="00C74BAD">
              <w:rPr>
                <w:b/>
                <w:bCs/>
                <w:color w:val="F2F2F2" w:themeColor="background1" w:themeShade="F2"/>
                <w:sz w:val="18"/>
                <w:szCs w:val="18"/>
              </w:rPr>
              <w:t>Records</w:t>
            </w:r>
          </w:p>
        </w:tc>
        <w:tc>
          <w:tcPr>
            <w:tcW w:w="1154" w:type="pct"/>
            <w:shd w:val="clear" w:color="auto" w:fill="365F91" w:themeFill="accent1" w:themeFillShade="BF"/>
            <w:hideMark/>
          </w:tcPr>
          <w:p w14:paraId="633728DD" w14:textId="7AB14921" w:rsidR="0079135C" w:rsidRPr="00C74BAD" w:rsidRDefault="0079135C" w:rsidP="00C74BAD">
            <w:pPr>
              <w:rPr>
                <w:b/>
                <w:bCs/>
                <w:color w:val="F2F2F2" w:themeColor="background1" w:themeShade="F2"/>
                <w:sz w:val="18"/>
                <w:szCs w:val="18"/>
              </w:rPr>
            </w:pPr>
            <w:r w:rsidRPr="00C74BAD">
              <w:rPr>
                <w:b/>
                <w:bCs/>
                <w:color w:val="F2F2F2" w:themeColor="background1" w:themeShade="F2"/>
                <w:sz w:val="18"/>
                <w:szCs w:val="18"/>
              </w:rPr>
              <w:t>Total card spending</w:t>
            </w:r>
          </w:p>
        </w:tc>
        <w:tc>
          <w:tcPr>
            <w:tcW w:w="1538" w:type="pct"/>
            <w:shd w:val="clear" w:color="auto" w:fill="365F91" w:themeFill="accent1" w:themeFillShade="BF"/>
            <w:hideMark/>
          </w:tcPr>
          <w:p w14:paraId="5627A19E" w14:textId="77777777" w:rsidR="0079135C" w:rsidRPr="00C74BAD" w:rsidRDefault="0079135C" w:rsidP="00C74BAD">
            <w:pPr>
              <w:rPr>
                <w:b/>
                <w:bCs/>
                <w:color w:val="F2F2F2" w:themeColor="background1" w:themeShade="F2"/>
                <w:sz w:val="18"/>
                <w:szCs w:val="18"/>
              </w:rPr>
            </w:pPr>
            <w:r w:rsidRPr="00C74BAD">
              <w:rPr>
                <w:b/>
                <w:bCs/>
                <w:color w:val="F2F2F2" w:themeColor="background1" w:themeShade="F2"/>
                <w:sz w:val="18"/>
                <w:szCs w:val="18"/>
              </w:rPr>
              <w:t>Average per record</w:t>
            </w:r>
          </w:p>
        </w:tc>
      </w:tr>
      <w:tr w:rsidR="0079135C" w:rsidRPr="0079135C" w14:paraId="27A4106B" w14:textId="77777777" w:rsidTr="00C74BAD">
        <w:tc>
          <w:tcPr>
            <w:tcW w:w="1154" w:type="pct"/>
            <w:hideMark/>
          </w:tcPr>
          <w:p w14:paraId="6942AB20" w14:textId="77777777" w:rsidR="0079135C" w:rsidRPr="0079135C" w:rsidRDefault="0079135C" w:rsidP="00C74BAD">
            <w:pPr>
              <w:rPr>
                <w:sz w:val="18"/>
                <w:szCs w:val="18"/>
              </w:rPr>
            </w:pPr>
            <w:r w:rsidRPr="0079135C">
              <w:rPr>
                <w:sz w:val="18"/>
                <w:szCs w:val="18"/>
              </w:rPr>
              <w:t>18–25 (Young)</w:t>
            </w:r>
          </w:p>
        </w:tc>
        <w:tc>
          <w:tcPr>
            <w:tcW w:w="1154" w:type="pct"/>
            <w:hideMark/>
          </w:tcPr>
          <w:p w14:paraId="3DABC6DD" w14:textId="77777777" w:rsidR="0079135C" w:rsidRPr="0079135C" w:rsidRDefault="0079135C" w:rsidP="00C74BAD">
            <w:pPr>
              <w:rPr>
                <w:sz w:val="18"/>
                <w:szCs w:val="18"/>
              </w:rPr>
            </w:pPr>
            <w:r w:rsidRPr="0079135C">
              <w:rPr>
                <w:sz w:val="18"/>
                <w:szCs w:val="18"/>
              </w:rPr>
              <w:t>269</w:t>
            </w:r>
          </w:p>
        </w:tc>
        <w:tc>
          <w:tcPr>
            <w:tcW w:w="1154" w:type="pct"/>
            <w:hideMark/>
          </w:tcPr>
          <w:p w14:paraId="01F8D6C5" w14:textId="77777777" w:rsidR="0079135C" w:rsidRPr="0079135C" w:rsidRDefault="0079135C" w:rsidP="00C74BAD">
            <w:pPr>
              <w:rPr>
                <w:sz w:val="18"/>
                <w:szCs w:val="18"/>
              </w:rPr>
            </w:pPr>
            <w:r w:rsidRPr="0079135C">
              <w:rPr>
                <w:sz w:val="18"/>
                <w:szCs w:val="18"/>
              </w:rPr>
              <w:t>$70,367.26</w:t>
            </w:r>
          </w:p>
        </w:tc>
        <w:tc>
          <w:tcPr>
            <w:tcW w:w="1538" w:type="pct"/>
            <w:hideMark/>
          </w:tcPr>
          <w:p w14:paraId="4253E5CF" w14:textId="77777777" w:rsidR="0079135C" w:rsidRPr="0079135C" w:rsidRDefault="0079135C" w:rsidP="00C74BAD">
            <w:pPr>
              <w:rPr>
                <w:sz w:val="18"/>
                <w:szCs w:val="18"/>
              </w:rPr>
            </w:pPr>
            <w:r w:rsidRPr="0079135C">
              <w:rPr>
                <w:sz w:val="18"/>
                <w:szCs w:val="18"/>
              </w:rPr>
              <w:t>$261.59</w:t>
            </w:r>
          </w:p>
        </w:tc>
      </w:tr>
      <w:tr w:rsidR="0079135C" w:rsidRPr="0079135C" w14:paraId="59B3BB13" w14:textId="77777777" w:rsidTr="00C74BAD">
        <w:trPr>
          <w:trHeight w:val="278"/>
        </w:trPr>
        <w:tc>
          <w:tcPr>
            <w:tcW w:w="1154" w:type="pct"/>
            <w:shd w:val="clear" w:color="auto" w:fill="DBE5F1" w:themeFill="accent1" w:themeFillTint="33"/>
            <w:hideMark/>
          </w:tcPr>
          <w:p w14:paraId="5C1697A9" w14:textId="77777777" w:rsidR="0079135C" w:rsidRPr="0079135C" w:rsidRDefault="0079135C" w:rsidP="00C74BAD">
            <w:pPr>
              <w:rPr>
                <w:sz w:val="18"/>
                <w:szCs w:val="18"/>
              </w:rPr>
            </w:pPr>
            <w:r w:rsidRPr="0079135C">
              <w:rPr>
                <w:sz w:val="18"/>
                <w:szCs w:val="18"/>
              </w:rPr>
              <w:t>26–35 (Adult)</w:t>
            </w:r>
          </w:p>
        </w:tc>
        <w:tc>
          <w:tcPr>
            <w:tcW w:w="1154" w:type="pct"/>
            <w:shd w:val="clear" w:color="auto" w:fill="DBE5F1" w:themeFill="accent1" w:themeFillTint="33"/>
            <w:hideMark/>
          </w:tcPr>
          <w:p w14:paraId="69C51079" w14:textId="77777777" w:rsidR="0079135C" w:rsidRPr="0079135C" w:rsidRDefault="0079135C" w:rsidP="00C74BAD">
            <w:pPr>
              <w:rPr>
                <w:sz w:val="18"/>
                <w:szCs w:val="18"/>
              </w:rPr>
            </w:pPr>
            <w:r w:rsidRPr="0079135C">
              <w:rPr>
                <w:sz w:val="18"/>
                <w:szCs w:val="18"/>
              </w:rPr>
              <w:t>321</w:t>
            </w:r>
          </w:p>
        </w:tc>
        <w:tc>
          <w:tcPr>
            <w:tcW w:w="1154" w:type="pct"/>
            <w:shd w:val="clear" w:color="auto" w:fill="DBE5F1" w:themeFill="accent1" w:themeFillTint="33"/>
            <w:hideMark/>
          </w:tcPr>
          <w:p w14:paraId="4815E93E" w14:textId="77777777" w:rsidR="0079135C" w:rsidRPr="0079135C" w:rsidRDefault="0079135C" w:rsidP="00C74BAD">
            <w:pPr>
              <w:rPr>
                <w:sz w:val="18"/>
                <w:szCs w:val="18"/>
              </w:rPr>
            </w:pPr>
            <w:r w:rsidRPr="0079135C">
              <w:rPr>
                <w:sz w:val="18"/>
                <w:szCs w:val="18"/>
              </w:rPr>
              <w:t>$81,821.46</w:t>
            </w:r>
          </w:p>
        </w:tc>
        <w:tc>
          <w:tcPr>
            <w:tcW w:w="1538" w:type="pct"/>
            <w:shd w:val="clear" w:color="auto" w:fill="DBE5F1" w:themeFill="accent1" w:themeFillTint="33"/>
            <w:hideMark/>
          </w:tcPr>
          <w:p w14:paraId="0BA1CFF6" w14:textId="77777777" w:rsidR="0079135C" w:rsidRPr="0079135C" w:rsidRDefault="0079135C" w:rsidP="00C74BAD">
            <w:pPr>
              <w:rPr>
                <w:sz w:val="18"/>
                <w:szCs w:val="18"/>
              </w:rPr>
            </w:pPr>
            <w:r w:rsidRPr="0079135C">
              <w:rPr>
                <w:sz w:val="18"/>
                <w:szCs w:val="18"/>
              </w:rPr>
              <w:t>$254.90</w:t>
            </w:r>
          </w:p>
        </w:tc>
      </w:tr>
      <w:tr w:rsidR="0079135C" w:rsidRPr="0079135C" w14:paraId="4AB12FCA" w14:textId="77777777" w:rsidTr="00C74BAD">
        <w:tc>
          <w:tcPr>
            <w:tcW w:w="1154" w:type="pct"/>
            <w:hideMark/>
          </w:tcPr>
          <w:p w14:paraId="5F1CB645" w14:textId="77777777" w:rsidR="0079135C" w:rsidRPr="0079135C" w:rsidRDefault="0079135C" w:rsidP="00C74BAD">
            <w:pPr>
              <w:rPr>
                <w:sz w:val="18"/>
                <w:szCs w:val="18"/>
              </w:rPr>
            </w:pPr>
            <w:r w:rsidRPr="0079135C">
              <w:rPr>
                <w:sz w:val="18"/>
                <w:szCs w:val="18"/>
              </w:rPr>
              <w:t>36–45 (Middle-aged)</w:t>
            </w:r>
          </w:p>
        </w:tc>
        <w:tc>
          <w:tcPr>
            <w:tcW w:w="1154" w:type="pct"/>
            <w:hideMark/>
          </w:tcPr>
          <w:p w14:paraId="6B896442" w14:textId="77777777" w:rsidR="0079135C" w:rsidRPr="0079135C" w:rsidRDefault="0079135C" w:rsidP="00C74BAD">
            <w:pPr>
              <w:rPr>
                <w:sz w:val="18"/>
                <w:szCs w:val="18"/>
              </w:rPr>
            </w:pPr>
            <w:r w:rsidRPr="0079135C">
              <w:rPr>
                <w:sz w:val="18"/>
                <w:szCs w:val="18"/>
              </w:rPr>
              <w:t>347</w:t>
            </w:r>
          </w:p>
        </w:tc>
        <w:tc>
          <w:tcPr>
            <w:tcW w:w="1154" w:type="pct"/>
            <w:hideMark/>
          </w:tcPr>
          <w:p w14:paraId="10D82719" w14:textId="77777777" w:rsidR="0079135C" w:rsidRPr="0079135C" w:rsidRDefault="0079135C" w:rsidP="00C74BAD">
            <w:pPr>
              <w:rPr>
                <w:sz w:val="18"/>
                <w:szCs w:val="18"/>
              </w:rPr>
            </w:pPr>
            <w:r w:rsidRPr="0079135C">
              <w:rPr>
                <w:sz w:val="18"/>
                <w:szCs w:val="18"/>
              </w:rPr>
              <w:t>$88,522.67</w:t>
            </w:r>
          </w:p>
        </w:tc>
        <w:tc>
          <w:tcPr>
            <w:tcW w:w="1538" w:type="pct"/>
            <w:hideMark/>
          </w:tcPr>
          <w:p w14:paraId="4F60ABF2" w14:textId="77777777" w:rsidR="0079135C" w:rsidRPr="0079135C" w:rsidRDefault="0079135C" w:rsidP="00C74BAD">
            <w:pPr>
              <w:rPr>
                <w:sz w:val="18"/>
                <w:szCs w:val="18"/>
              </w:rPr>
            </w:pPr>
            <w:r w:rsidRPr="0079135C">
              <w:rPr>
                <w:sz w:val="18"/>
                <w:szCs w:val="18"/>
              </w:rPr>
              <w:t>$255.11</w:t>
            </w:r>
          </w:p>
        </w:tc>
      </w:tr>
      <w:tr w:rsidR="0079135C" w:rsidRPr="0079135C" w14:paraId="0B21B8DF" w14:textId="77777777" w:rsidTr="00C74BAD">
        <w:tc>
          <w:tcPr>
            <w:tcW w:w="1154" w:type="pct"/>
            <w:shd w:val="clear" w:color="auto" w:fill="DBE5F1" w:themeFill="accent1" w:themeFillTint="33"/>
            <w:hideMark/>
          </w:tcPr>
          <w:p w14:paraId="0A834029" w14:textId="77777777" w:rsidR="0079135C" w:rsidRPr="0079135C" w:rsidRDefault="0079135C" w:rsidP="00C74BAD">
            <w:pPr>
              <w:rPr>
                <w:sz w:val="18"/>
                <w:szCs w:val="18"/>
              </w:rPr>
            </w:pPr>
            <w:r w:rsidRPr="0079135C">
              <w:rPr>
                <w:sz w:val="18"/>
                <w:szCs w:val="18"/>
              </w:rPr>
              <w:t>46–55 (Older)</w:t>
            </w:r>
          </w:p>
        </w:tc>
        <w:tc>
          <w:tcPr>
            <w:tcW w:w="1154" w:type="pct"/>
            <w:shd w:val="clear" w:color="auto" w:fill="DBE5F1" w:themeFill="accent1" w:themeFillTint="33"/>
            <w:hideMark/>
          </w:tcPr>
          <w:p w14:paraId="68412E52" w14:textId="77777777" w:rsidR="0079135C" w:rsidRPr="0079135C" w:rsidRDefault="0079135C" w:rsidP="00C74BAD">
            <w:pPr>
              <w:rPr>
                <w:sz w:val="18"/>
                <w:szCs w:val="18"/>
              </w:rPr>
            </w:pPr>
            <w:r w:rsidRPr="0079135C">
              <w:rPr>
                <w:sz w:val="18"/>
                <w:szCs w:val="18"/>
              </w:rPr>
              <w:t>328</w:t>
            </w:r>
          </w:p>
        </w:tc>
        <w:tc>
          <w:tcPr>
            <w:tcW w:w="1154" w:type="pct"/>
            <w:shd w:val="clear" w:color="auto" w:fill="DBE5F1" w:themeFill="accent1" w:themeFillTint="33"/>
            <w:hideMark/>
          </w:tcPr>
          <w:p w14:paraId="279B004B" w14:textId="77777777" w:rsidR="0079135C" w:rsidRPr="0079135C" w:rsidRDefault="0079135C" w:rsidP="00C74BAD">
            <w:pPr>
              <w:rPr>
                <w:sz w:val="18"/>
                <w:szCs w:val="18"/>
              </w:rPr>
            </w:pPr>
            <w:r w:rsidRPr="0079135C">
              <w:rPr>
                <w:sz w:val="18"/>
                <w:szCs w:val="18"/>
              </w:rPr>
              <w:t>$84,880.56</w:t>
            </w:r>
          </w:p>
        </w:tc>
        <w:tc>
          <w:tcPr>
            <w:tcW w:w="1538" w:type="pct"/>
            <w:shd w:val="clear" w:color="auto" w:fill="DBE5F1" w:themeFill="accent1" w:themeFillTint="33"/>
            <w:hideMark/>
          </w:tcPr>
          <w:p w14:paraId="0067046F" w14:textId="77777777" w:rsidR="0079135C" w:rsidRPr="0079135C" w:rsidRDefault="0079135C" w:rsidP="00C74BAD">
            <w:pPr>
              <w:rPr>
                <w:sz w:val="18"/>
                <w:szCs w:val="18"/>
              </w:rPr>
            </w:pPr>
            <w:r w:rsidRPr="0079135C">
              <w:rPr>
                <w:sz w:val="18"/>
                <w:szCs w:val="18"/>
              </w:rPr>
              <w:t>$258.78</w:t>
            </w:r>
          </w:p>
        </w:tc>
      </w:tr>
      <w:tr w:rsidR="0079135C" w:rsidRPr="0079135C" w14:paraId="7E821D02" w14:textId="77777777" w:rsidTr="00C74BAD">
        <w:tc>
          <w:tcPr>
            <w:tcW w:w="1154" w:type="pct"/>
            <w:hideMark/>
          </w:tcPr>
          <w:p w14:paraId="27BDEC60" w14:textId="77777777" w:rsidR="0079135C" w:rsidRPr="0079135C" w:rsidRDefault="0079135C" w:rsidP="00C74BAD">
            <w:pPr>
              <w:rPr>
                <w:sz w:val="18"/>
                <w:szCs w:val="18"/>
              </w:rPr>
            </w:pPr>
            <w:r w:rsidRPr="0079135C">
              <w:rPr>
                <w:sz w:val="18"/>
                <w:szCs w:val="18"/>
              </w:rPr>
              <w:t>56–64 (Senior)</w:t>
            </w:r>
          </w:p>
        </w:tc>
        <w:tc>
          <w:tcPr>
            <w:tcW w:w="1154" w:type="pct"/>
            <w:hideMark/>
          </w:tcPr>
          <w:p w14:paraId="3C21EAEB" w14:textId="77777777" w:rsidR="0079135C" w:rsidRPr="0079135C" w:rsidRDefault="0079135C" w:rsidP="00C74BAD">
            <w:pPr>
              <w:rPr>
                <w:sz w:val="18"/>
                <w:szCs w:val="18"/>
              </w:rPr>
            </w:pPr>
            <w:r w:rsidRPr="0079135C">
              <w:rPr>
                <w:sz w:val="18"/>
                <w:szCs w:val="18"/>
              </w:rPr>
              <w:t>309</w:t>
            </w:r>
          </w:p>
        </w:tc>
        <w:tc>
          <w:tcPr>
            <w:tcW w:w="1154" w:type="pct"/>
            <w:hideMark/>
          </w:tcPr>
          <w:p w14:paraId="7C3E11F8" w14:textId="77777777" w:rsidR="0079135C" w:rsidRPr="0079135C" w:rsidRDefault="0079135C" w:rsidP="00C74BAD">
            <w:pPr>
              <w:rPr>
                <w:sz w:val="18"/>
                <w:szCs w:val="18"/>
              </w:rPr>
            </w:pPr>
            <w:r w:rsidRPr="0079135C">
              <w:rPr>
                <w:sz w:val="18"/>
                <w:szCs w:val="18"/>
              </w:rPr>
              <w:t>$80,215.00</w:t>
            </w:r>
          </w:p>
        </w:tc>
        <w:tc>
          <w:tcPr>
            <w:tcW w:w="1538" w:type="pct"/>
            <w:hideMark/>
          </w:tcPr>
          <w:p w14:paraId="74446275" w14:textId="77777777" w:rsidR="0079135C" w:rsidRPr="0079135C" w:rsidRDefault="0079135C" w:rsidP="00C74BAD">
            <w:pPr>
              <w:rPr>
                <w:sz w:val="18"/>
                <w:szCs w:val="18"/>
              </w:rPr>
            </w:pPr>
            <w:r w:rsidRPr="0079135C">
              <w:rPr>
                <w:sz w:val="18"/>
                <w:szCs w:val="18"/>
              </w:rPr>
              <w:t>$259.60</w:t>
            </w:r>
          </w:p>
        </w:tc>
      </w:tr>
    </w:tbl>
    <w:p w14:paraId="6C4F0595" w14:textId="77777777" w:rsidR="00C74BAD" w:rsidRDefault="00C74BAD" w:rsidP="0079135C"/>
    <w:p w14:paraId="609FD554" w14:textId="25296A6F" w:rsidR="0079135C" w:rsidRPr="0079135C" w:rsidRDefault="0046101B" w:rsidP="0079135C">
      <w:pPr>
        <w:spacing w:after="200" w:line="276" w:lineRule="auto"/>
      </w:pPr>
      <w:r w:rsidRPr="0079135C">
        <w:t xml:space="preserve">The 18–25 group had the highest average </w:t>
      </w:r>
      <w:r>
        <w:t>card purchase</w:t>
      </w:r>
      <w:r w:rsidRPr="0079135C">
        <w:t xml:space="preserve"> record ($261.59), but fewer records</w:t>
      </w:r>
      <w:r>
        <w:t xml:space="preserve"> while t</w:t>
      </w:r>
      <w:r w:rsidR="0079135C" w:rsidRPr="0079135C">
        <w:t xml:space="preserve">he 36–45 group had the highest total card spending ($88,522.67). </w:t>
      </w:r>
      <w:r w:rsidR="003168F3">
        <w:t xml:space="preserve">This shows why both </w:t>
      </w:r>
      <w:r w:rsidR="002D4545">
        <w:t>total spending and average spending are useful measures.</w:t>
      </w:r>
    </w:p>
    <w:p w14:paraId="6EC7DE3D" w14:textId="4468BC2A" w:rsidR="0079135C" w:rsidRPr="004861CA" w:rsidRDefault="001160D7" w:rsidP="0079135C">
      <w:pPr>
        <w:spacing w:after="200" w:line="276" w:lineRule="auto"/>
        <w:rPr>
          <w:rFonts w:asciiTheme="majorHAnsi" w:hAnsiTheme="majorHAnsi" w:cstheme="majorHAnsi"/>
          <w:color w:val="548DD4" w:themeColor="text2" w:themeTint="99"/>
          <w:sz w:val="26"/>
          <w:szCs w:val="26"/>
          <w:u w:val="single"/>
        </w:rPr>
      </w:pPr>
      <w:r w:rsidRPr="004861CA">
        <w:rPr>
          <w:rFonts w:asciiTheme="majorHAnsi" w:hAnsiTheme="majorHAnsi" w:cstheme="majorHAnsi"/>
          <w:b/>
          <w:bCs/>
          <w:color w:val="548DD4" w:themeColor="text2" w:themeTint="99"/>
          <w:sz w:val="26"/>
          <w:szCs w:val="26"/>
          <w:u w:val="single"/>
        </w:rPr>
        <w:t>5</w:t>
      </w:r>
      <w:r w:rsidR="0079135C" w:rsidRPr="004861CA">
        <w:rPr>
          <w:rFonts w:asciiTheme="majorHAnsi" w:hAnsiTheme="majorHAnsi" w:cstheme="majorHAnsi"/>
          <w:b/>
          <w:bCs/>
          <w:color w:val="548DD4" w:themeColor="text2" w:themeTint="99"/>
          <w:sz w:val="26"/>
          <w:szCs w:val="26"/>
          <w:u w:val="single"/>
        </w:rPr>
        <w:t>.2 Card spending by season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483"/>
        <w:gridCol w:w="2482"/>
        <w:gridCol w:w="2483"/>
        <w:gridCol w:w="2482"/>
      </w:tblGrid>
      <w:tr w:rsidR="0079135C" w:rsidRPr="00EC28D7" w14:paraId="3C3F2E91" w14:textId="77777777" w:rsidTr="00C74BAD">
        <w:tc>
          <w:tcPr>
            <w:tcW w:w="2484" w:type="dxa"/>
            <w:tcBorders>
              <w:top w:val="single" w:sz="8" w:space="0" w:color="auto"/>
              <w:left w:val="single" w:sz="2" w:space="0" w:color="auto"/>
              <w:bottom w:val="single" w:sz="8" w:space="0" w:color="auto"/>
              <w:right w:val="single" w:sz="2" w:space="0" w:color="auto"/>
            </w:tcBorders>
            <w:shd w:val="clear" w:color="auto" w:fill="365F91" w:themeFill="accent1" w:themeFillShade="BF"/>
            <w:hideMark/>
          </w:tcPr>
          <w:p w14:paraId="04A5CB7E" w14:textId="77777777" w:rsidR="0079135C" w:rsidRPr="00EC28D7" w:rsidRDefault="0079135C" w:rsidP="00C74BAD">
            <w:pPr>
              <w:rPr>
                <w:b/>
                <w:bCs/>
                <w:color w:val="FFFFFF" w:themeColor="background1"/>
                <w:sz w:val="18"/>
                <w:szCs w:val="18"/>
              </w:rPr>
            </w:pPr>
            <w:r w:rsidRPr="00EC28D7">
              <w:rPr>
                <w:b/>
                <w:bCs/>
                <w:color w:val="FFFFFF" w:themeColor="background1"/>
                <w:sz w:val="18"/>
                <w:szCs w:val="18"/>
              </w:rPr>
              <w:t>Season</w:t>
            </w:r>
          </w:p>
        </w:tc>
        <w:tc>
          <w:tcPr>
            <w:tcW w:w="2484" w:type="dxa"/>
            <w:tcBorders>
              <w:top w:val="single" w:sz="8" w:space="0" w:color="auto"/>
              <w:left w:val="single" w:sz="2" w:space="0" w:color="auto"/>
              <w:bottom w:val="single" w:sz="8" w:space="0" w:color="auto"/>
              <w:right w:val="single" w:sz="2" w:space="0" w:color="auto"/>
            </w:tcBorders>
            <w:shd w:val="clear" w:color="auto" w:fill="365F91" w:themeFill="accent1" w:themeFillShade="BF"/>
            <w:hideMark/>
          </w:tcPr>
          <w:p w14:paraId="677C41AA" w14:textId="77777777" w:rsidR="0079135C" w:rsidRPr="00EC28D7" w:rsidRDefault="0079135C" w:rsidP="00C74BAD">
            <w:pPr>
              <w:rPr>
                <w:b/>
                <w:bCs/>
                <w:color w:val="FFFFFF" w:themeColor="background1"/>
                <w:sz w:val="18"/>
                <w:szCs w:val="18"/>
              </w:rPr>
            </w:pPr>
            <w:r w:rsidRPr="00EC28D7">
              <w:rPr>
                <w:b/>
                <w:bCs/>
                <w:color w:val="FFFFFF" w:themeColor="background1"/>
                <w:sz w:val="18"/>
                <w:szCs w:val="18"/>
              </w:rPr>
              <w:t>Records</w:t>
            </w:r>
          </w:p>
        </w:tc>
        <w:tc>
          <w:tcPr>
            <w:tcW w:w="2484" w:type="dxa"/>
            <w:tcBorders>
              <w:top w:val="single" w:sz="8" w:space="0" w:color="auto"/>
              <w:left w:val="single" w:sz="2" w:space="0" w:color="auto"/>
              <w:bottom w:val="single" w:sz="8" w:space="0" w:color="auto"/>
              <w:right w:val="single" w:sz="2" w:space="0" w:color="auto"/>
            </w:tcBorders>
            <w:shd w:val="clear" w:color="auto" w:fill="365F91" w:themeFill="accent1" w:themeFillShade="BF"/>
            <w:hideMark/>
          </w:tcPr>
          <w:p w14:paraId="24F00CFF" w14:textId="6D0ADF4A" w:rsidR="0079135C" w:rsidRPr="00EC28D7" w:rsidRDefault="0079135C" w:rsidP="00C74BAD">
            <w:pPr>
              <w:rPr>
                <w:b/>
                <w:bCs/>
                <w:color w:val="FFFFFF" w:themeColor="background1"/>
                <w:sz w:val="18"/>
                <w:szCs w:val="18"/>
              </w:rPr>
            </w:pPr>
            <w:r w:rsidRPr="00EC28D7">
              <w:rPr>
                <w:b/>
                <w:bCs/>
                <w:color w:val="FFFFFF" w:themeColor="background1"/>
                <w:sz w:val="18"/>
                <w:szCs w:val="18"/>
              </w:rPr>
              <w:t>Total card spend</w:t>
            </w:r>
            <w:r w:rsidR="0046101B" w:rsidRPr="00EC28D7">
              <w:rPr>
                <w:b/>
                <w:bCs/>
                <w:color w:val="FFFFFF" w:themeColor="background1"/>
                <w:sz w:val="18"/>
                <w:szCs w:val="18"/>
              </w:rPr>
              <w:t>ing</w:t>
            </w:r>
          </w:p>
        </w:tc>
        <w:tc>
          <w:tcPr>
            <w:tcW w:w="2484" w:type="dxa"/>
            <w:tcBorders>
              <w:top w:val="single" w:sz="8" w:space="0" w:color="auto"/>
              <w:left w:val="single" w:sz="2" w:space="0" w:color="auto"/>
              <w:bottom w:val="single" w:sz="8" w:space="0" w:color="auto"/>
              <w:right w:val="single" w:sz="2" w:space="0" w:color="auto"/>
            </w:tcBorders>
            <w:shd w:val="clear" w:color="auto" w:fill="365F91" w:themeFill="accent1" w:themeFillShade="BF"/>
            <w:hideMark/>
          </w:tcPr>
          <w:p w14:paraId="282F5E3E" w14:textId="77777777" w:rsidR="0079135C" w:rsidRPr="00EC28D7" w:rsidRDefault="0079135C" w:rsidP="00C74BAD">
            <w:pPr>
              <w:rPr>
                <w:b/>
                <w:bCs/>
                <w:color w:val="FFFFFF" w:themeColor="background1"/>
                <w:sz w:val="18"/>
                <w:szCs w:val="18"/>
              </w:rPr>
            </w:pPr>
            <w:r w:rsidRPr="00EC28D7">
              <w:rPr>
                <w:b/>
                <w:bCs/>
                <w:color w:val="FFFFFF" w:themeColor="background1"/>
                <w:sz w:val="18"/>
                <w:szCs w:val="18"/>
              </w:rPr>
              <w:t>Average per record</w:t>
            </w:r>
          </w:p>
        </w:tc>
      </w:tr>
      <w:tr w:rsidR="0079135C" w:rsidRPr="00EC28D7" w14:paraId="5A9322D0" w14:textId="77777777">
        <w:tc>
          <w:tcPr>
            <w:tcW w:w="2484" w:type="dxa"/>
            <w:tcBorders>
              <w:top w:val="single" w:sz="8" w:space="0" w:color="auto"/>
              <w:left w:val="single" w:sz="2" w:space="0" w:color="auto"/>
              <w:bottom w:val="single" w:sz="8" w:space="0" w:color="auto"/>
              <w:right w:val="single" w:sz="2" w:space="0" w:color="auto"/>
            </w:tcBorders>
            <w:shd w:val="clear" w:color="auto" w:fill="FFFFFF"/>
            <w:hideMark/>
          </w:tcPr>
          <w:p w14:paraId="5EEA336F" w14:textId="77777777" w:rsidR="0079135C" w:rsidRPr="00EC28D7" w:rsidRDefault="0079135C" w:rsidP="00C74BAD">
            <w:pPr>
              <w:rPr>
                <w:sz w:val="18"/>
                <w:szCs w:val="18"/>
              </w:rPr>
            </w:pPr>
            <w:r w:rsidRPr="00EC28D7">
              <w:rPr>
                <w:sz w:val="18"/>
                <w:szCs w:val="18"/>
              </w:rPr>
              <w:t>Spring</w:t>
            </w:r>
          </w:p>
        </w:tc>
        <w:tc>
          <w:tcPr>
            <w:tcW w:w="2484" w:type="dxa"/>
            <w:tcBorders>
              <w:top w:val="single" w:sz="8" w:space="0" w:color="auto"/>
              <w:left w:val="single" w:sz="2" w:space="0" w:color="auto"/>
              <w:bottom w:val="single" w:sz="8" w:space="0" w:color="auto"/>
              <w:right w:val="single" w:sz="2" w:space="0" w:color="auto"/>
            </w:tcBorders>
            <w:shd w:val="clear" w:color="auto" w:fill="FFFFFF"/>
            <w:hideMark/>
          </w:tcPr>
          <w:p w14:paraId="59C42375" w14:textId="77777777" w:rsidR="0079135C" w:rsidRPr="00EC28D7" w:rsidRDefault="0079135C" w:rsidP="00C74BAD">
            <w:pPr>
              <w:rPr>
                <w:sz w:val="18"/>
                <w:szCs w:val="18"/>
              </w:rPr>
            </w:pPr>
            <w:r w:rsidRPr="00EC28D7">
              <w:rPr>
                <w:sz w:val="18"/>
                <w:szCs w:val="18"/>
              </w:rPr>
              <w:t>416</w:t>
            </w:r>
          </w:p>
        </w:tc>
        <w:tc>
          <w:tcPr>
            <w:tcW w:w="2484" w:type="dxa"/>
            <w:tcBorders>
              <w:top w:val="single" w:sz="8" w:space="0" w:color="auto"/>
              <w:left w:val="single" w:sz="2" w:space="0" w:color="auto"/>
              <w:bottom w:val="single" w:sz="8" w:space="0" w:color="auto"/>
              <w:right w:val="single" w:sz="2" w:space="0" w:color="auto"/>
            </w:tcBorders>
            <w:shd w:val="clear" w:color="auto" w:fill="FFFFFF"/>
            <w:hideMark/>
          </w:tcPr>
          <w:p w14:paraId="54911C30" w14:textId="77777777" w:rsidR="0079135C" w:rsidRPr="00EC28D7" w:rsidRDefault="0079135C" w:rsidP="00C74BAD">
            <w:pPr>
              <w:rPr>
                <w:sz w:val="18"/>
                <w:szCs w:val="18"/>
              </w:rPr>
            </w:pPr>
            <w:r w:rsidRPr="00EC28D7">
              <w:rPr>
                <w:sz w:val="18"/>
                <w:szCs w:val="18"/>
              </w:rPr>
              <w:t>$105,748.28</w:t>
            </w:r>
          </w:p>
        </w:tc>
        <w:tc>
          <w:tcPr>
            <w:tcW w:w="2484" w:type="dxa"/>
            <w:tcBorders>
              <w:top w:val="single" w:sz="8" w:space="0" w:color="auto"/>
              <w:left w:val="single" w:sz="2" w:space="0" w:color="auto"/>
              <w:bottom w:val="single" w:sz="8" w:space="0" w:color="auto"/>
              <w:right w:val="single" w:sz="2" w:space="0" w:color="auto"/>
            </w:tcBorders>
            <w:shd w:val="clear" w:color="auto" w:fill="FFFFFF"/>
            <w:hideMark/>
          </w:tcPr>
          <w:p w14:paraId="5DF351BA" w14:textId="77777777" w:rsidR="0079135C" w:rsidRPr="00EC28D7" w:rsidRDefault="0079135C" w:rsidP="00C74BAD">
            <w:pPr>
              <w:rPr>
                <w:sz w:val="18"/>
                <w:szCs w:val="18"/>
              </w:rPr>
            </w:pPr>
            <w:r w:rsidRPr="00EC28D7">
              <w:rPr>
                <w:sz w:val="18"/>
                <w:szCs w:val="18"/>
              </w:rPr>
              <w:t>$254.20</w:t>
            </w:r>
          </w:p>
        </w:tc>
      </w:tr>
      <w:tr w:rsidR="0079135C" w:rsidRPr="00EC28D7" w14:paraId="78FD14B3" w14:textId="77777777" w:rsidTr="00C74BAD">
        <w:tc>
          <w:tcPr>
            <w:tcW w:w="2484" w:type="dxa"/>
            <w:tcBorders>
              <w:top w:val="single" w:sz="8" w:space="0" w:color="auto"/>
              <w:left w:val="single" w:sz="2" w:space="0" w:color="auto"/>
              <w:bottom w:val="single" w:sz="8" w:space="0" w:color="auto"/>
              <w:right w:val="single" w:sz="2" w:space="0" w:color="auto"/>
            </w:tcBorders>
            <w:shd w:val="clear" w:color="auto" w:fill="DBE5F1" w:themeFill="accent1" w:themeFillTint="33"/>
            <w:hideMark/>
          </w:tcPr>
          <w:p w14:paraId="59AB6206" w14:textId="77777777" w:rsidR="0079135C" w:rsidRPr="00EC28D7" w:rsidRDefault="0079135C" w:rsidP="00C74BAD">
            <w:pPr>
              <w:rPr>
                <w:sz w:val="18"/>
                <w:szCs w:val="18"/>
              </w:rPr>
            </w:pPr>
            <w:r w:rsidRPr="00EC28D7">
              <w:rPr>
                <w:sz w:val="18"/>
                <w:szCs w:val="18"/>
              </w:rPr>
              <w:t>Summer</w:t>
            </w:r>
          </w:p>
        </w:tc>
        <w:tc>
          <w:tcPr>
            <w:tcW w:w="2484" w:type="dxa"/>
            <w:tcBorders>
              <w:top w:val="single" w:sz="8" w:space="0" w:color="auto"/>
              <w:left w:val="single" w:sz="2" w:space="0" w:color="auto"/>
              <w:bottom w:val="single" w:sz="8" w:space="0" w:color="auto"/>
              <w:right w:val="single" w:sz="2" w:space="0" w:color="auto"/>
            </w:tcBorders>
            <w:shd w:val="clear" w:color="auto" w:fill="DBE5F1" w:themeFill="accent1" w:themeFillTint="33"/>
            <w:hideMark/>
          </w:tcPr>
          <w:p w14:paraId="1EDC5F91" w14:textId="77777777" w:rsidR="0079135C" w:rsidRPr="00EC28D7" w:rsidRDefault="0079135C" w:rsidP="00C74BAD">
            <w:pPr>
              <w:rPr>
                <w:sz w:val="18"/>
                <w:szCs w:val="18"/>
              </w:rPr>
            </w:pPr>
            <w:r w:rsidRPr="00EC28D7">
              <w:rPr>
                <w:sz w:val="18"/>
                <w:szCs w:val="18"/>
              </w:rPr>
              <w:t>374</w:t>
            </w:r>
          </w:p>
        </w:tc>
        <w:tc>
          <w:tcPr>
            <w:tcW w:w="2484" w:type="dxa"/>
            <w:tcBorders>
              <w:top w:val="single" w:sz="8" w:space="0" w:color="auto"/>
              <w:left w:val="single" w:sz="2" w:space="0" w:color="auto"/>
              <w:bottom w:val="single" w:sz="8" w:space="0" w:color="auto"/>
              <w:right w:val="single" w:sz="2" w:space="0" w:color="auto"/>
            </w:tcBorders>
            <w:shd w:val="clear" w:color="auto" w:fill="DBE5F1" w:themeFill="accent1" w:themeFillTint="33"/>
            <w:hideMark/>
          </w:tcPr>
          <w:p w14:paraId="074AF9EC" w14:textId="77777777" w:rsidR="0079135C" w:rsidRPr="00EC28D7" w:rsidRDefault="0079135C" w:rsidP="00C74BAD">
            <w:pPr>
              <w:rPr>
                <w:sz w:val="18"/>
                <w:szCs w:val="18"/>
              </w:rPr>
            </w:pPr>
            <w:r w:rsidRPr="00EC28D7">
              <w:rPr>
                <w:sz w:val="18"/>
                <w:szCs w:val="18"/>
              </w:rPr>
              <w:t>$96,988.84</w:t>
            </w:r>
          </w:p>
        </w:tc>
        <w:tc>
          <w:tcPr>
            <w:tcW w:w="2484" w:type="dxa"/>
            <w:tcBorders>
              <w:top w:val="single" w:sz="8" w:space="0" w:color="auto"/>
              <w:left w:val="single" w:sz="2" w:space="0" w:color="auto"/>
              <w:bottom w:val="single" w:sz="8" w:space="0" w:color="auto"/>
              <w:right w:val="single" w:sz="2" w:space="0" w:color="auto"/>
            </w:tcBorders>
            <w:shd w:val="clear" w:color="auto" w:fill="DBE5F1" w:themeFill="accent1" w:themeFillTint="33"/>
            <w:hideMark/>
          </w:tcPr>
          <w:p w14:paraId="626287B5" w14:textId="77777777" w:rsidR="0079135C" w:rsidRPr="00EC28D7" w:rsidRDefault="0079135C" w:rsidP="00C74BAD">
            <w:pPr>
              <w:rPr>
                <w:sz w:val="18"/>
                <w:szCs w:val="18"/>
              </w:rPr>
            </w:pPr>
            <w:r w:rsidRPr="00EC28D7">
              <w:rPr>
                <w:sz w:val="18"/>
                <w:szCs w:val="18"/>
              </w:rPr>
              <w:t>$259.33</w:t>
            </w:r>
          </w:p>
        </w:tc>
      </w:tr>
      <w:tr w:rsidR="0079135C" w:rsidRPr="00EC28D7" w14:paraId="377756D0" w14:textId="77777777">
        <w:tc>
          <w:tcPr>
            <w:tcW w:w="2484" w:type="dxa"/>
            <w:tcBorders>
              <w:top w:val="single" w:sz="8" w:space="0" w:color="auto"/>
              <w:left w:val="single" w:sz="2" w:space="0" w:color="auto"/>
              <w:bottom w:val="single" w:sz="8" w:space="0" w:color="auto"/>
              <w:right w:val="single" w:sz="2" w:space="0" w:color="auto"/>
            </w:tcBorders>
            <w:shd w:val="clear" w:color="auto" w:fill="FFFFFF"/>
            <w:hideMark/>
          </w:tcPr>
          <w:p w14:paraId="20101116" w14:textId="77777777" w:rsidR="0079135C" w:rsidRPr="00EC28D7" w:rsidRDefault="0079135C" w:rsidP="00C74BAD">
            <w:pPr>
              <w:rPr>
                <w:sz w:val="18"/>
                <w:szCs w:val="18"/>
              </w:rPr>
            </w:pPr>
            <w:r w:rsidRPr="00EC28D7">
              <w:rPr>
                <w:sz w:val="18"/>
                <w:szCs w:val="18"/>
              </w:rPr>
              <w:t>Fall</w:t>
            </w:r>
          </w:p>
        </w:tc>
        <w:tc>
          <w:tcPr>
            <w:tcW w:w="2484" w:type="dxa"/>
            <w:tcBorders>
              <w:top w:val="single" w:sz="8" w:space="0" w:color="auto"/>
              <w:left w:val="single" w:sz="2" w:space="0" w:color="auto"/>
              <w:bottom w:val="single" w:sz="8" w:space="0" w:color="auto"/>
              <w:right w:val="single" w:sz="2" w:space="0" w:color="auto"/>
            </w:tcBorders>
            <w:shd w:val="clear" w:color="auto" w:fill="FFFFFF"/>
            <w:hideMark/>
          </w:tcPr>
          <w:p w14:paraId="236C4ECA" w14:textId="77777777" w:rsidR="0079135C" w:rsidRPr="00EC28D7" w:rsidRDefault="0079135C" w:rsidP="00C74BAD">
            <w:pPr>
              <w:rPr>
                <w:sz w:val="18"/>
                <w:szCs w:val="18"/>
              </w:rPr>
            </w:pPr>
            <w:r w:rsidRPr="00EC28D7">
              <w:rPr>
                <w:sz w:val="18"/>
                <w:szCs w:val="18"/>
              </w:rPr>
              <w:t>389</w:t>
            </w:r>
          </w:p>
        </w:tc>
        <w:tc>
          <w:tcPr>
            <w:tcW w:w="2484" w:type="dxa"/>
            <w:tcBorders>
              <w:top w:val="single" w:sz="8" w:space="0" w:color="auto"/>
              <w:left w:val="single" w:sz="2" w:space="0" w:color="auto"/>
              <w:bottom w:val="single" w:sz="8" w:space="0" w:color="auto"/>
              <w:right w:val="single" w:sz="2" w:space="0" w:color="auto"/>
            </w:tcBorders>
            <w:shd w:val="clear" w:color="auto" w:fill="FFFFFF"/>
            <w:hideMark/>
          </w:tcPr>
          <w:p w14:paraId="0D174E0A" w14:textId="77777777" w:rsidR="0079135C" w:rsidRPr="00EC28D7" w:rsidRDefault="0079135C" w:rsidP="00C74BAD">
            <w:pPr>
              <w:rPr>
                <w:sz w:val="18"/>
                <w:szCs w:val="18"/>
              </w:rPr>
            </w:pPr>
            <w:r w:rsidRPr="00EC28D7">
              <w:rPr>
                <w:sz w:val="18"/>
                <w:szCs w:val="18"/>
              </w:rPr>
              <w:t>$99,418.85</w:t>
            </w:r>
          </w:p>
        </w:tc>
        <w:tc>
          <w:tcPr>
            <w:tcW w:w="2484" w:type="dxa"/>
            <w:tcBorders>
              <w:top w:val="single" w:sz="8" w:space="0" w:color="auto"/>
              <w:left w:val="single" w:sz="2" w:space="0" w:color="auto"/>
              <w:bottom w:val="single" w:sz="8" w:space="0" w:color="auto"/>
              <w:right w:val="single" w:sz="2" w:space="0" w:color="auto"/>
            </w:tcBorders>
            <w:shd w:val="clear" w:color="auto" w:fill="FFFFFF"/>
            <w:hideMark/>
          </w:tcPr>
          <w:p w14:paraId="52198104" w14:textId="77777777" w:rsidR="0079135C" w:rsidRPr="00EC28D7" w:rsidRDefault="0079135C" w:rsidP="00C74BAD">
            <w:pPr>
              <w:rPr>
                <w:sz w:val="18"/>
                <w:szCs w:val="18"/>
              </w:rPr>
            </w:pPr>
            <w:r w:rsidRPr="00EC28D7">
              <w:rPr>
                <w:sz w:val="18"/>
                <w:szCs w:val="18"/>
              </w:rPr>
              <w:t>$255.58</w:t>
            </w:r>
          </w:p>
        </w:tc>
      </w:tr>
      <w:tr w:rsidR="0079135C" w:rsidRPr="00EC28D7" w14:paraId="0E831B74" w14:textId="77777777" w:rsidTr="00C74BAD">
        <w:tc>
          <w:tcPr>
            <w:tcW w:w="2484" w:type="dxa"/>
            <w:tcBorders>
              <w:top w:val="single" w:sz="8" w:space="0" w:color="auto"/>
              <w:left w:val="single" w:sz="2" w:space="0" w:color="auto"/>
              <w:bottom w:val="single" w:sz="8" w:space="0" w:color="auto"/>
              <w:right w:val="single" w:sz="2" w:space="0" w:color="auto"/>
            </w:tcBorders>
            <w:shd w:val="clear" w:color="auto" w:fill="DBE5F1" w:themeFill="accent1" w:themeFillTint="33"/>
            <w:hideMark/>
          </w:tcPr>
          <w:p w14:paraId="784A33AA" w14:textId="77777777" w:rsidR="0079135C" w:rsidRPr="00EC28D7" w:rsidRDefault="0079135C" w:rsidP="00C74BAD">
            <w:pPr>
              <w:rPr>
                <w:color w:val="000000" w:themeColor="text1"/>
                <w:sz w:val="18"/>
                <w:szCs w:val="18"/>
              </w:rPr>
            </w:pPr>
            <w:r w:rsidRPr="00EC28D7">
              <w:rPr>
                <w:color w:val="000000" w:themeColor="text1"/>
                <w:sz w:val="18"/>
                <w:szCs w:val="18"/>
              </w:rPr>
              <w:t>Winter</w:t>
            </w:r>
          </w:p>
        </w:tc>
        <w:tc>
          <w:tcPr>
            <w:tcW w:w="2484" w:type="dxa"/>
            <w:tcBorders>
              <w:top w:val="single" w:sz="8" w:space="0" w:color="auto"/>
              <w:left w:val="single" w:sz="2" w:space="0" w:color="auto"/>
              <w:bottom w:val="single" w:sz="8" w:space="0" w:color="auto"/>
              <w:right w:val="single" w:sz="2" w:space="0" w:color="auto"/>
            </w:tcBorders>
            <w:shd w:val="clear" w:color="auto" w:fill="DBE5F1" w:themeFill="accent1" w:themeFillTint="33"/>
            <w:hideMark/>
          </w:tcPr>
          <w:p w14:paraId="51ACF33F" w14:textId="77777777" w:rsidR="0079135C" w:rsidRPr="00EC28D7" w:rsidRDefault="0079135C" w:rsidP="00C74BAD">
            <w:pPr>
              <w:rPr>
                <w:color w:val="000000" w:themeColor="text1"/>
                <w:sz w:val="18"/>
                <w:szCs w:val="18"/>
              </w:rPr>
            </w:pPr>
            <w:r w:rsidRPr="00EC28D7">
              <w:rPr>
                <w:color w:val="000000" w:themeColor="text1"/>
                <w:sz w:val="18"/>
                <w:szCs w:val="18"/>
              </w:rPr>
              <w:t>395</w:t>
            </w:r>
          </w:p>
        </w:tc>
        <w:tc>
          <w:tcPr>
            <w:tcW w:w="2484" w:type="dxa"/>
            <w:tcBorders>
              <w:top w:val="single" w:sz="8" w:space="0" w:color="auto"/>
              <w:left w:val="single" w:sz="2" w:space="0" w:color="auto"/>
              <w:bottom w:val="single" w:sz="8" w:space="0" w:color="auto"/>
              <w:right w:val="single" w:sz="2" w:space="0" w:color="auto"/>
            </w:tcBorders>
            <w:shd w:val="clear" w:color="auto" w:fill="DBE5F1" w:themeFill="accent1" w:themeFillTint="33"/>
            <w:hideMark/>
          </w:tcPr>
          <w:p w14:paraId="72FCA6B4" w14:textId="77777777" w:rsidR="0079135C" w:rsidRPr="00EC28D7" w:rsidRDefault="0079135C" w:rsidP="00C74BAD">
            <w:pPr>
              <w:rPr>
                <w:color w:val="000000" w:themeColor="text1"/>
                <w:sz w:val="18"/>
                <w:szCs w:val="18"/>
              </w:rPr>
            </w:pPr>
            <w:r w:rsidRPr="00EC28D7">
              <w:rPr>
                <w:color w:val="000000" w:themeColor="text1"/>
                <w:sz w:val="18"/>
                <w:szCs w:val="18"/>
              </w:rPr>
              <w:t>$103,650.98</w:t>
            </w:r>
          </w:p>
        </w:tc>
        <w:tc>
          <w:tcPr>
            <w:tcW w:w="2484" w:type="dxa"/>
            <w:tcBorders>
              <w:top w:val="single" w:sz="8" w:space="0" w:color="auto"/>
              <w:left w:val="single" w:sz="2" w:space="0" w:color="auto"/>
              <w:bottom w:val="single" w:sz="8" w:space="0" w:color="auto"/>
              <w:right w:val="single" w:sz="2" w:space="0" w:color="auto"/>
            </w:tcBorders>
            <w:shd w:val="clear" w:color="auto" w:fill="DBE5F1" w:themeFill="accent1" w:themeFillTint="33"/>
            <w:hideMark/>
          </w:tcPr>
          <w:p w14:paraId="61943A07" w14:textId="77777777" w:rsidR="0079135C" w:rsidRPr="00EC28D7" w:rsidRDefault="0079135C" w:rsidP="00C74BAD">
            <w:pPr>
              <w:rPr>
                <w:color w:val="000000" w:themeColor="text1"/>
                <w:sz w:val="18"/>
                <w:szCs w:val="18"/>
              </w:rPr>
            </w:pPr>
            <w:r w:rsidRPr="00EC28D7">
              <w:rPr>
                <w:color w:val="000000" w:themeColor="text1"/>
                <w:sz w:val="18"/>
                <w:szCs w:val="18"/>
              </w:rPr>
              <w:t>$262.41</w:t>
            </w:r>
          </w:p>
        </w:tc>
      </w:tr>
    </w:tbl>
    <w:p w14:paraId="7AC025BA" w14:textId="77777777" w:rsidR="00C74BAD" w:rsidRDefault="00C74BAD" w:rsidP="0079135C"/>
    <w:p w14:paraId="6EFF9A06" w14:textId="789C2031" w:rsidR="009F6E0B" w:rsidRDefault="0079135C" w:rsidP="0079135C">
      <w:pPr>
        <w:spacing w:after="200" w:line="276" w:lineRule="auto"/>
      </w:pPr>
      <w:r w:rsidRPr="0079135C">
        <w:t>Spring had the highest total card spending ($105,748.28)</w:t>
      </w:r>
      <w:r w:rsidR="00297FBF">
        <w:t xml:space="preserve"> while</w:t>
      </w:r>
      <w:r w:rsidRPr="0079135C">
        <w:t xml:space="preserve"> </w:t>
      </w:r>
      <w:r w:rsidR="00297FBF">
        <w:t>w</w:t>
      </w:r>
      <w:r w:rsidRPr="0079135C">
        <w:t xml:space="preserve">inter had the highest average </w:t>
      </w:r>
      <w:r w:rsidR="00297FBF">
        <w:t>per</w:t>
      </w:r>
      <w:r w:rsidRPr="0079135C">
        <w:t xml:space="preserve"> purchase ($262.41). Summer had the lowest total card spending ($96,988.84)</w:t>
      </w:r>
      <w:r w:rsidR="00FA2869">
        <w:t xml:space="preserve">. </w:t>
      </w:r>
      <w:r w:rsidR="009F6E0B">
        <w:t>The Business could plan seasonal promotion</w:t>
      </w:r>
      <w:r w:rsidR="008A7178">
        <w:t>s and stock based on th</w:t>
      </w:r>
      <w:r w:rsidR="00B1361C">
        <w:t>ese patterns, while checking future sales before making major decisions.</w:t>
      </w:r>
    </w:p>
    <w:p w14:paraId="3FE180A6" w14:textId="1798A617" w:rsidR="0079135C" w:rsidRPr="004861CA" w:rsidRDefault="001160D7" w:rsidP="0079135C">
      <w:pPr>
        <w:spacing w:after="200" w:line="276" w:lineRule="auto"/>
        <w:rPr>
          <w:rFonts w:asciiTheme="majorHAnsi" w:hAnsiTheme="majorHAnsi" w:cstheme="majorHAnsi"/>
          <w:color w:val="548DD4" w:themeColor="text2" w:themeTint="99"/>
          <w:sz w:val="26"/>
          <w:szCs w:val="26"/>
          <w:u w:val="single"/>
        </w:rPr>
      </w:pPr>
      <w:r w:rsidRPr="004861CA">
        <w:rPr>
          <w:rFonts w:asciiTheme="majorHAnsi" w:hAnsiTheme="majorHAnsi" w:cstheme="majorHAnsi"/>
          <w:b/>
          <w:bCs/>
          <w:color w:val="548DD4" w:themeColor="text2" w:themeTint="99"/>
          <w:sz w:val="26"/>
          <w:szCs w:val="26"/>
          <w:u w:val="single"/>
        </w:rPr>
        <w:t>5</w:t>
      </w:r>
      <w:r w:rsidR="0079135C" w:rsidRPr="004861CA">
        <w:rPr>
          <w:rFonts w:asciiTheme="majorHAnsi" w:hAnsiTheme="majorHAnsi" w:cstheme="majorHAnsi"/>
          <w:b/>
          <w:bCs/>
          <w:color w:val="548DD4" w:themeColor="text2" w:themeTint="99"/>
          <w:sz w:val="26"/>
          <w:szCs w:val="26"/>
          <w:u w:val="single"/>
        </w:rPr>
        <w:t>.3 Card spending by location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483"/>
        <w:gridCol w:w="2482"/>
        <w:gridCol w:w="2483"/>
        <w:gridCol w:w="2482"/>
      </w:tblGrid>
      <w:tr w:rsidR="0079135C" w:rsidRPr="001462D1" w14:paraId="10FCEB76" w14:textId="77777777" w:rsidTr="00C74BAD">
        <w:tc>
          <w:tcPr>
            <w:tcW w:w="2484" w:type="dxa"/>
            <w:tcBorders>
              <w:top w:val="single" w:sz="8" w:space="0" w:color="auto"/>
              <w:left w:val="single" w:sz="2" w:space="0" w:color="auto"/>
              <w:bottom w:val="single" w:sz="8" w:space="0" w:color="auto"/>
              <w:right w:val="single" w:sz="2" w:space="0" w:color="auto"/>
            </w:tcBorders>
            <w:shd w:val="clear" w:color="auto" w:fill="365F91" w:themeFill="accent1" w:themeFillShade="BF"/>
            <w:hideMark/>
          </w:tcPr>
          <w:p w14:paraId="49114469" w14:textId="77777777" w:rsidR="0079135C" w:rsidRPr="001462D1" w:rsidRDefault="0079135C" w:rsidP="00C74BAD">
            <w:pPr>
              <w:spacing w:line="276" w:lineRule="auto"/>
              <w:rPr>
                <w:b/>
                <w:bCs/>
                <w:color w:val="FFFFFF" w:themeColor="background1"/>
                <w:sz w:val="18"/>
                <w:szCs w:val="18"/>
              </w:rPr>
            </w:pPr>
            <w:r w:rsidRPr="001462D1">
              <w:rPr>
                <w:b/>
                <w:bCs/>
                <w:color w:val="FFFFFF" w:themeColor="background1"/>
                <w:sz w:val="18"/>
                <w:szCs w:val="18"/>
              </w:rPr>
              <w:t>Location</w:t>
            </w:r>
          </w:p>
        </w:tc>
        <w:tc>
          <w:tcPr>
            <w:tcW w:w="2484" w:type="dxa"/>
            <w:tcBorders>
              <w:top w:val="single" w:sz="8" w:space="0" w:color="auto"/>
              <w:left w:val="single" w:sz="2" w:space="0" w:color="auto"/>
              <w:bottom w:val="single" w:sz="8" w:space="0" w:color="auto"/>
              <w:right w:val="single" w:sz="2" w:space="0" w:color="auto"/>
            </w:tcBorders>
            <w:shd w:val="clear" w:color="auto" w:fill="365F91" w:themeFill="accent1" w:themeFillShade="BF"/>
            <w:hideMark/>
          </w:tcPr>
          <w:p w14:paraId="367A3D66" w14:textId="77777777" w:rsidR="0079135C" w:rsidRPr="001462D1" w:rsidRDefault="0079135C" w:rsidP="00C74BAD">
            <w:pPr>
              <w:spacing w:line="276" w:lineRule="auto"/>
              <w:rPr>
                <w:b/>
                <w:bCs/>
                <w:color w:val="FFFFFF" w:themeColor="background1"/>
                <w:sz w:val="18"/>
                <w:szCs w:val="18"/>
              </w:rPr>
            </w:pPr>
            <w:r w:rsidRPr="001462D1">
              <w:rPr>
                <w:b/>
                <w:bCs/>
                <w:color w:val="FFFFFF" w:themeColor="background1"/>
                <w:sz w:val="18"/>
                <w:szCs w:val="18"/>
              </w:rPr>
              <w:t>Records</w:t>
            </w:r>
          </w:p>
        </w:tc>
        <w:tc>
          <w:tcPr>
            <w:tcW w:w="2484" w:type="dxa"/>
            <w:tcBorders>
              <w:top w:val="single" w:sz="8" w:space="0" w:color="auto"/>
              <w:left w:val="single" w:sz="2" w:space="0" w:color="auto"/>
              <w:bottom w:val="single" w:sz="8" w:space="0" w:color="auto"/>
              <w:right w:val="single" w:sz="2" w:space="0" w:color="auto"/>
            </w:tcBorders>
            <w:shd w:val="clear" w:color="auto" w:fill="365F91" w:themeFill="accent1" w:themeFillShade="BF"/>
            <w:hideMark/>
          </w:tcPr>
          <w:p w14:paraId="0A922FF3" w14:textId="62A0012B" w:rsidR="0079135C" w:rsidRPr="001462D1" w:rsidRDefault="0079135C" w:rsidP="00C74BAD">
            <w:pPr>
              <w:spacing w:line="276" w:lineRule="auto"/>
              <w:rPr>
                <w:b/>
                <w:bCs/>
                <w:color w:val="FFFFFF" w:themeColor="background1"/>
                <w:sz w:val="18"/>
                <w:szCs w:val="18"/>
              </w:rPr>
            </w:pPr>
            <w:r w:rsidRPr="001462D1">
              <w:rPr>
                <w:b/>
                <w:bCs/>
                <w:color w:val="FFFFFF" w:themeColor="background1"/>
                <w:sz w:val="18"/>
                <w:szCs w:val="18"/>
              </w:rPr>
              <w:t>Total card spending</w:t>
            </w:r>
          </w:p>
        </w:tc>
        <w:tc>
          <w:tcPr>
            <w:tcW w:w="2484" w:type="dxa"/>
            <w:tcBorders>
              <w:top w:val="single" w:sz="8" w:space="0" w:color="auto"/>
              <w:left w:val="single" w:sz="2" w:space="0" w:color="auto"/>
              <w:bottom w:val="single" w:sz="8" w:space="0" w:color="auto"/>
              <w:right w:val="single" w:sz="2" w:space="0" w:color="auto"/>
            </w:tcBorders>
            <w:shd w:val="clear" w:color="auto" w:fill="365F91" w:themeFill="accent1" w:themeFillShade="BF"/>
            <w:hideMark/>
          </w:tcPr>
          <w:p w14:paraId="2546321B" w14:textId="77777777" w:rsidR="0079135C" w:rsidRPr="001462D1" w:rsidRDefault="0079135C" w:rsidP="00C74BAD">
            <w:pPr>
              <w:spacing w:line="276" w:lineRule="auto"/>
              <w:rPr>
                <w:b/>
                <w:bCs/>
                <w:color w:val="FFFFFF" w:themeColor="background1"/>
                <w:sz w:val="18"/>
                <w:szCs w:val="18"/>
              </w:rPr>
            </w:pPr>
            <w:r w:rsidRPr="001462D1">
              <w:rPr>
                <w:b/>
                <w:bCs/>
                <w:color w:val="FFFFFF" w:themeColor="background1"/>
                <w:sz w:val="18"/>
                <w:szCs w:val="18"/>
              </w:rPr>
              <w:t>Average per record</w:t>
            </w:r>
          </w:p>
        </w:tc>
      </w:tr>
      <w:tr w:rsidR="0079135C" w:rsidRPr="001462D1" w14:paraId="1F051DE0" w14:textId="77777777">
        <w:tc>
          <w:tcPr>
            <w:tcW w:w="2484" w:type="dxa"/>
            <w:tcBorders>
              <w:top w:val="single" w:sz="8" w:space="0" w:color="auto"/>
              <w:left w:val="single" w:sz="2" w:space="0" w:color="auto"/>
              <w:bottom w:val="single" w:sz="8" w:space="0" w:color="auto"/>
              <w:right w:val="single" w:sz="2" w:space="0" w:color="auto"/>
            </w:tcBorders>
            <w:shd w:val="clear" w:color="auto" w:fill="FFFFFF"/>
            <w:hideMark/>
          </w:tcPr>
          <w:p w14:paraId="51E1C371" w14:textId="77777777" w:rsidR="0079135C" w:rsidRPr="001462D1" w:rsidRDefault="0079135C" w:rsidP="00C74BAD">
            <w:pPr>
              <w:rPr>
                <w:sz w:val="18"/>
                <w:szCs w:val="18"/>
              </w:rPr>
            </w:pPr>
            <w:r w:rsidRPr="001462D1">
              <w:rPr>
                <w:sz w:val="18"/>
                <w:szCs w:val="18"/>
              </w:rPr>
              <w:t>New York</w:t>
            </w:r>
          </w:p>
        </w:tc>
        <w:tc>
          <w:tcPr>
            <w:tcW w:w="2484" w:type="dxa"/>
            <w:tcBorders>
              <w:top w:val="single" w:sz="8" w:space="0" w:color="auto"/>
              <w:left w:val="single" w:sz="2" w:space="0" w:color="auto"/>
              <w:bottom w:val="single" w:sz="8" w:space="0" w:color="auto"/>
              <w:right w:val="single" w:sz="2" w:space="0" w:color="auto"/>
            </w:tcBorders>
            <w:shd w:val="clear" w:color="auto" w:fill="FFFFFF"/>
            <w:hideMark/>
          </w:tcPr>
          <w:p w14:paraId="5D139B05" w14:textId="77777777" w:rsidR="0079135C" w:rsidRPr="001462D1" w:rsidRDefault="0079135C" w:rsidP="00C74BAD">
            <w:pPr>
              <w:spacing w:line="276" w:lineRule="auto"/>
              <w:rPr>
                <w:sz w:val="18"/>
                <w:szCs w:val="18"/>
              </w:rPr>
            </w:pPr>
            <w:r w:rsidRPr="001462D1">
              <w:rPr>
                <w:sz w:val="18"/>
                <w:szCs w:val="18"/>
              </w:rPr>
              <w:t>347</w:t>
            </w:r>
          </w:p>
        </w:tc>
        <w:tc>
          <w:tcPr>
            <w:tcW w:w="2484" w:type="dxa"/>
            <w:tcBorders>
              <w:top w:val="single" w:sz="8" w:space="0" w:color="auto"/>
              <w:left w:val="single" w:sz="2" w:space="0" w:color="auto"/>
              <w:bottom w:val="single" w:sz="8" w:space="0" w:color="auto"/>
              <w:right w:val="single" w:sz="2" w:space="0" w:color="auto"/>
            </w:tcBorders>
            <w:shd w:val="clear" w:color="auto" w:fill="FFFFFF"/>
            <w:hideMark/>
          </w:tcPr>
          <w:p w14:paraId="542EE7E8" w14:textId="77777777" w:rsidR="0079135C" w:rsidRPr="001462D1" w:rsidRDefault="0079135C" w:rsidP="00C74BAD">
            <w:pPr>
              <w:spacing w:line="276" w:lineRule="auto"/>
              <w:rPr>
                <w:sz w:val="18"/>
                <w:szCs w:val="18"/>
              </w:rPr>
            </w:pPr>
            <w:r w:rsidRPr="001462D1">
              <w:rPr>
                <w:sz w:val="18"/>
                <w:szCs w:val="18"/>
              </w:rPr>
              <w:t>$90,702.56</w:t>
            </w:r>
          </w:p>
        </w:tc>
        <w:tc>
          <w:tcPr>
            <w:tcW w:w="2484" w:type="dxa"/>
            <w:tcBorders>
              <w:top w:val="single" w:sz="8" w:space="0" w:color="auto"/>
              <w:left w:val="single" w:sz="2" w:space="0" w:color="auto"/>
              <w:bottom w:val="single" w:sz="8" w:space="0" w:color="auto"/>
              <w:right w:val="single" w:sz="2" w:space="0" w:color="auto"/>
            </w:tcBorders>
            <w:shd w:val="clear" w:color="auto" w:fill="FFFFFF"/>
            <w:hideMark/>
          </w:tcPr>
          <w:p w14:paraId="26838800" w14:textId="77777777" w:rsidR="0079135C" w:rsidRPr="001462D1" w:rsidRDefault="0079135C" w:rsidP="00C74BAD">
            <w:pPr>
              <w:spacing w:line="276" w:lineRule="auto"/>
              <w:rPr>
                <w:sz w:val="18"/>
                <w:szCs w:val="18"/>
              </w:rPr>
            </w:pPr>
            <w:r w:rsidRPr="001462D1">
              <w:rPr>
                <w:sz w:val="18"/>
                <w:szCs w:val="18"/>
              </w:rPr>
              <w:t>$261.39</w:t>
            </w:r>
          </w:p>
        </w:tc>
      </w:tr>
      <w:tr w:rsidR="0079135C" w:rsidRPr="001462D1" w14:paraId="08F859F6" w14:textId="77777777" w:rsidTr="0046101B">
        <w:tc>
          <w:tcPr>
            <w:tcW w:w="2484" w:type="dxa"/>
            <w:tcBorders>
              <w:top w:val="single" w:sz="8" w:space="0" w:color="auto"/>
              <w:left w:val="single" w:sz="2" w:space="0" w:color="auto"/>
              <w:bottom w:val="single" w:sz="8" w:space="0" w:color="auto"/>
              <w:right w:val="single" w:sz="2" w:space="0" w:color="auto"/>
            </w:tcBorders>
            <w:shd w:val="clear" w:color="auto" w:fill="C6D9F1" w:themeFill="text2" w:themeFillTint="33"/>
            <w:hideMark/>
          </w:tcPr>
          <w:p w14:paraId="2257E4DB" w14:textId="77777777" w:rsidR="0079135C" w:rsidRPr="001462D1" w:rsidRDefault="0079135C" w:rsidP="00C74BAD">
            <w:pPr>
              <w:spacing w:line="276" w:lineRule="auto"/>
              <w:rPr>
                <w:sz w:val="18"/>
                <w:szCs w:val="18"/>
              </w:rPr>
            </w:pPr>
            <w:r w:rsidRPr="001462D1">
              <w:rPr>
                <w:sz w:val="18"/>
                <w:szCs w:val="18"/>
              </w:rPr>
              <w:t>Los Angeles</w:t>
            </w:r>
          </w:p>
        </w:tc>
        <w:tc>
          <w:tcPr>
            <w:tcW w:w="2484" w:type="dxa"/>
            <w:tcBorders>
              <w:top w:val="single" w:sz="8" w:space="0" w:color="auto"/>
              <w:left w:val="single" w:sz="2" w:space="0" w:color="auto"/>
              <w:bottom w:val="single" w:sz="8" w:space="0" w:color="auto"/>
              <w:right w:val="single" w:sz="2" w:space="0" w:color="auto"/>
            </w:tcBorders>
            <w:shd w:val="clear" w:color="auto" w:fill="C6D9F1" w:themeFill="text2" w:themeFillTint="33"/>
            <w:hideMark/>
          </w:tcPr>
          <w:p w14:paraId="20F36E2B" w14:textId="77777777" w:rsidR="0079135C" w:rsidRPr="001462D1" w:rsidRDefault="0079135C" w:rsidP="00C74BAD">
            <w:pPr>
              <w:spacing w:line="276" w:lineRule="auto"/>
              <w:rPr>
                <w:sz w:val="18"/>
                <w:szCs w:val="18"/>
              </w:rPr>
            </w:pPr>
            <w:r w:rsidRPr="001462D1">
              <w:rPr>
                <w:sz w:val="18"/>
                <w:szCs w:val="18"/>
              </w:rPr>
              <w:t>331</w:t>
            </w:r>
          </w:p>
        </w:tc>
        <w:tc>
          <w:tcPr>
            <w:tcW w:w="2484" w:type="dxa"/>
            <w:tcBorders>
              <w:top w:val="single" w:sz="8" w:space="0" w:color="auto"/>
              <w:left w:val="single" w:sz="2" w:space="0" w:color="auto"/>
              <w:bottom w:val="single" w:sz="8" w:space="0" w:color="auto"/>
              <w:right w:val="single" w:sz="2" w:space="0" w:color="auto"/>
            </w:tcBorders>
            <w:shd w:val="clear" w:color="auto" w:fill="C6D9F1" w:themeFill="text2" w:themeFillTint="33"/>
            <w:hideMark/>
          </w:tcPr>
          <w:p w14:paraId="35D61B79" w14:textId="77777777" w:rsidR="0079135C" w:rsidRPr="001462D1" w:rsidRDefault="0079135C" w:rsidP="00C74BAD">
            <w:pPr>
              <w:spacing w:line="276" w:lineRule="auto"/>
              <w:rPr>
                <w:sz w:val="18"/>
                <w:szCs w:val="18"/>
              </w:rPr>
            </w:pPr>
            <w:r w:rsidRPr="001462D1">
              <w:rPr>
                <w:sz w:val="18"/>
                <w:szCs w:val="18"/>
              </w:rPr>
              <w:t>$83,297.97</w:t>
            </w:r>
          </w:p>
        </w:tc>
        <w:tc>
          <w:tcPr>
            <w:tcW w:w="2484" w:type="dxa"/>
            <w:tcBorders>
              <w:top w:val="single" w:sz="8" w:space="0" w:color="auto"/>
              <w:left w:val="single" w:sz="2" w:space="0" w:color="auto"/>
              <w:bottom w:val="single" w:sz="8" w:space="0" w:color="auto"/>
              <w:right w:val="single" w:sz="2" w:space="0" w:color="auto"/>
            </w:tcBorders>
            <w:shd w:val="clear" w:color="auto" w:fill="C6D9F1" w:themeFill="text2" w:themeFillTint="33"/>
            <w:hideMark/>
          </w:tcPr>
          <w:p w14:paraId="71E8BF1B" w14:textId="77777777" w:rsidR="0079135C" w:rsidRPr="001462D1" w:rsidRDefault="0079135C" w:rsidP="00C74BAD">
            <w:pPr>
              <w:spacing w:line="276" w:lineRule="auto"/>
              <w:rPr>
                <w:sz w:val="18"/>
                <w:szCs w:val="18"/>
              </w:rPr>
            </w:pPr>
            <w:r w:rsidRPr="001462D1">
              <w:rPr>
                <w:sz w:val="18"/>
                <w:szCs w:val="18"/>
              </w:rPr>
              <w:t>$251.66</w:t>
            </w:r>
          </w:p>
        </w:tc>
      </w:tr>
      <w:tr w:rsidR="0079135C" w:rsidRPr="001462D1" w14:paraId="68ED2CCF" w14:textId="77777777">
        <w:tc>
          <w:tcPr>
            <w:tcW w:w="2484" w:type="dxa"/>
            <w:tcBorders>
              <w:top w:val="single" w:sz="8" w:space="0" w:color="auto"/>
              <w:left w:val="single" w:sz="2" w:space="0" w:color="auto"/>
              <w:bottom w:val="single" w:sz="8" w:space="0" w:color="auto"/>
              <w:right w:val="single" w:sz="2" w:space="0" w:color="auto"/>
            </w:tcBorders>
            <w:shd w:val="clear" w:color="auto" w:fill="FFFFFF"/>
            <w:hideMark/>
          </w:tcPr>
          <w:p w14:paraId="3A9FDC41" w14:textId="77777777" w:rsidR="0079135C" w:rsidRPr="001462D1" w:rsidRDefault="0079135C" w:rsidP="00C74BAD">
            <w:pPr>
              <w:spacing w:line="276" w:lineRule="auto"/>
              <w:rPr>
                <w:sz w:val="18"/>
                <w:szCs w:val="18"/>
              </w:rPr>
            </w:pPr>
            <w:r w:rsidRPr="001462D1">
              <w:rPr>
                <w:sz w:val="18"/>
                <w:szCs w:val="18"/>
              </w:rPr>
              <w:t>Chicago</w:t>
            </w:r>
          </w:p>
        </w:tc>
        <w:tc>
          <w:tcPr>
            <w:tcW w:w="2484" w:type="dxa"/>
            <w:tcBorders>
              <w:top w:val="single" w:sz="8" w:space="0" w:color="auto"/>
              <w:left w:val="single" w:sz="2" w:space="0" w:color="auto"/>
              <w:bottom w:val="single" w:sz="8" w:space="0" w:color="auto"/>
              <w:right w:val="single" w:sz="2" w:space="0" w:color="auto"/>
            </w:tcBorders>
            <w:shd w:val="clear" w:color="auto" w:fill="FFFFFF"/>
            <w:hideMark/>
          </w:tcPr>
          <w:p w14:paraId="21D171B2" w14:textId="77777777" w:rsidR="0079135C" w:rsidRPr="001462D1" w:rsidRDefault="0079135C" w:rsidP="00C74BAD">
            <w:pPr>
              <w:spacing w:line="276" w:lineRule="auto"/>
              <w:rPr>
                <w:sz w:val="18"/>
                <w:szCs w:val="18"/>
              </w:rPr>
            </w:pPr>
            <w:r w:rsidRPr="001462D1">
              <w:rPr>
                <w:sz w:val="18"/>
                <w:szCs w:val="18"/>
              </w:rPr>
              <w:t>315</w:t>
            </w:r>
          </w:p>
        </w:tc>
        <w:tc>
          <w:tcPr>
            <w:tcW w:w="2484" w:type="dxa"/>
            <w:tcBorders>
              <w:top w:val="single" w:sz="8" w:space="0" w:color="auto"/>
              <w:left w:val="single" w:sz="2" w:space="0" w:color="auto"/>
              <w:bottom w:val="single" w:sz="8" w:space="0" w:color="auto"/>
              <w:right w:val="single" w:sz="2" w:space="0" w:color="auto"/>
            </w:tcBorders>
            <w:shd w:val="clear" w:color="auto" w:fill="FFFFFF"/>
            <w:hideMark/>
          </w:tcPr>
          <w:p w14:paraId="7B038976" w14:textId="77777777" w:rsidR="0079135C" w:rsidRPr="001462D1" w:rsidRDefault="0079135C" w:rsidP="00C74BAD">
            <w:pPr>
              <w:spacing w:line="276" w:lineRule="auto"/>
              <w:rPr>
                <w:sz w:val="18"/>
                <w:szCs w:val="18"/>
              </w:rPr>
            </w:pPr>
            <w:r w:rsidRPr="001462D1">
              <w:rPr>
                <w:sz w:val="18"/>
                <w:szCs w:val="18"/>
              </w:rPr>
              <w:t>$81,730.80</w:t>
            </w:r>
          </w:p>
        </w:tc>
        <w:tc>
          <w:tcPr>
            <w:tcW w:w="2484" w:type="dxa"/>
            <w:tcBorders>
              <w:top w:val="single" w:sz="8" w:space="0" w:color="auto"/>
              <w:left w:val="single" w:sz="2" w:space="0" w:color="auto"/>
              <w:bottom w:val="single" w:sz="8" w:space="0" w:color="auto"/>
              <w:right w:val="single" w:sz="2" w:space="0" w:color="auto"/>
            </w:tcBorders>
            <w:shd w:val="clear" w:color="auto" w:fill="FFFFFF"/>
            <w:hideMark/>
          </w:tcPr>
          <w:p w14:paraId="51BD5EDD" w14:textId="77777777" w:rsidR="0079135C" w:rsidRPr="001462D1" w:rsidRDefault="0079135C" w:rsidP="00C74BAD">
            <w:pPr>
              <w:spacing w:line="276" w:lineRule="auto"/>
              <w:rPr>
                <w:sz w:val="18"/>
                <w:szCs w:val="18"/>
              </w:rPr>
            </w:pPr>
            <w:r w:rsidRPr="001462D1">
              <w:rPr>
                <w:sz w:val="18"/>
                <w:szCs w:val="18"/>
              </w:rPr>
              <w:t>$259.46</w:t>
            </w:r>
          </w:p>
        </w:tc>
      </w:tr>
      <w:tr w:rsidR="0079135C" w:rsidRPr="001462D1" w14:paraId="1951FC2F" w14:textId="77777777" w:rsidTr="0046101B">
        <w:tc>
          <w:tcPr>
            <w:tcW w:w="2484" w:type="dxa"/>
            <w:tcBorders>
              <w:top w:val="single" w:sz="8" w:space="0" w:color="auto"/>
              <w:left w:val="single" w:sz="2" w:space="0" w:color="auto"/>
              <w:bottom w:val="single" w:sz="8" w:space="0" w:color="auto"/>
              <w:right w:val="single" w:sz="2" w:space="0" w:color="auto"/>
            </w:tcBorders>
            <w:shd w:val="clear" w:color="auto" w:fill="C6D9F1" w:themeFill="text2" w:themeFillTint="33"/>
            <w:hideMark/>
          </w:tcPr>
          <w:p w14:paraId="6DDCE9F2" w14:textId="77777777" w:rsidR="0079135C" w:rsidRPr="001462D1" w:rsidRDefault="0079135C" w:rsidP="00C74BAD">
            <w:pPr>
              <w:spacing w:line="276" w:lineRule="auto"/>
              <w:rPr>
                <w:sz w:val="18"/>
                <w:szCs w:val="18"/>
              </w:rPr>
            </w:pPr>
            <w:r w:rsidRPr="001462D1">
              <w:rPr>
                <w:sz w:val="18"/>
                <w:szCs w:val="18"/>
              </w:rPr>
              <w:t>Houston</w:t>
            </w:r>
          </w:p>
        </w:tc>
        <w:tc>
          <w:tcPr>
            <w:tcW w:w="2484" w:type="dxa"/>
            <w:tcBorders>
              <w:top w:val="single" w:sz="8" w:space="0" w:color="auto"/>
              <w:left w:val="single" w:sz="2" w:space="0" w:color="auto"/>
              <w:bottom w:val="single" w:sz="8" w:space="0" w:color="auto"/>
              <w:right w:val="single" w:sz="2" w:space="0" w:color="auto"/>
            </w:tcBorders>
            <w:shd w:val="clear" w:color="auto" w:fill="C6D9F1" w:themeFill="text2" w:themeFillTint="33"/>
            <w:hideMark/>
          </w:tcPr>
          <w:p w14:paraId="4F07E691" w14:textId="77777777" w:rsidR="0079135C" w:rsidRPr="001462D1" w:rsidRDefault="0079135C" w:rsidP="00C74BAD">
            <w:pPr>
              <w:spacing w:line="276" w:lineRule="auto"/>
              <w:rPr>
                <w:sz w:val="18"/>
                <w:szCs w:val="18"/>
              </w:rPr>
            </w:pPr>
            <w:r w:rsidRPr="001462D1">
              <w:rPr>
                <w:sz w:val="18"/>
                <w:szCs w:val="18"/>
              </w:rPr>
              <w:t>301</w:t>
            </w:r>
          </w:p>
        </w:tc>
        <w:tc>
          <w:tcPr>
            <w:tcW w:w="2484" w:type="dxa"/>
            <w:tcBorders>
              <w:top w:val="single" w:sz="8" w:space="0" w:color="auto"/>
              <w:left w:val="single" w:sz="2" w:space="0" w:color="auto"/>
              <w:bottom w:val="single" w:sz="8" w:space="0" w:color="auto"/>
              <w:right w:val="single" w:sz="2" w:space="0" w:color="auto"/>
            </w:tcBorders>
            <w:shd w:val="clear" w:color="auto" w:fill="C6D9F1" w:themeFill="text2" w:themeFillTint="33"/>
            <w:hideMark/>
          </w:tcPr>
          <w:p w14:paraId="7D253A0A" w14:textId="77777777" w:rsidR="0079135C" w:rsidRPr="001462D1" w:rsidRDefault="0079135C" w:rsidP="00C74BAD">
            <w:pPr>
              <w:spacing w:line="276" w:lineRule="auto"/>
              <w:rPr>
                <w:sz w:val="18"/>
                <w:szCs w:val="18"/>
              </w:rPr>
            </w:pPr>
            <w:r w:rsidRPr="001462D1">
              <w:rPr>
                <w:sz w:val="18"/>
                <w:szCs w:val="18"/>
              </w:rPr>
              <w:t>$78,587.57</w:t>
            </w:r>
          </w:p>
        </w:tc>
        <w:tc>
          <w:tcPr>
            <w:tcW w:w="2484" w:type="dxa"/>
            <w:tcBorders>
              <w:top w:val="single" w:sz="8" w:space="0" w:color="auto"/>
              <w:left w:val="single" w:sz="2" w:space="0" w:color="auto"/>
              <w:bottom w:val="single" w:sz="8" w:space="0" w:color="auto"/>
              <w:right w:val="single" w:sz="2" w:space="0" w:color="auto"/>
            </w:tcBorders>
            <w:shd w:val="clear" w:color="auto" w:fill="C6D9F1" w:themeFill="text2" w:themeFillTint="33"/>
            <w:hideMark/>
          </w:tcPr>
          <w:p w14:paraId="18308B05" w14:textId="77777777" w:rsidR="0079135C" w:rsidRPr="001462D1" w:rsidRDefault="0079135C" w:rsidP="00C74BAD">
            <w:pPr>
              <w:spacing w:line="276" w:lineRule="auto"/>
              <w:rPr>
                <w:sz w:val="18"/>
                <w:szCs w:val="18"/>
              </w:rPr>
            </w:pPr>
            <w:r w:rsidRPr="001462D1">
              <w:rPr>
                <w:sz w:val="18"/>
                <w:szCs w:val="18"/>
              </w:rPr>
              <w:t>$261.09</w:t>
            </w:r>
          </w:p>
        </w:tc>
      </w:tr>
      <w:tr w:rsidR="0079135C" w:rsidRPr="001462D1" w14:paraId="792341FA" w14:textId="77777777">
        <w:tc>
          <w:tcPr>
            <w:tcW w:w="2484" w:type="dxa"/>
            <w:tcBorders>
              <w:top w:val="single" w:sz="8" w:space="0" w:color="auto"/>
              <w:left w:val="single" w:sz="2" w:space="0" w:color="auto"/>
              <w:bottom w:val="single" w:sz="8" w:space="0" w:color="auto"/>
              <w:right w:val="single" w:sz="2" w:space="0" w:color="auto"/>
            </w:tcBorders>
            <w:shd w:val="clear" w:color="auto" w:fill="FFFFFF"/>
            <w:hideMark/>
          </w:tcPr>
          <w:p w14:paraId="794467D8" w14:textId="77777777" w:rsidR="0079135C" w:rsidRPr="001462D1" w:rsidRDefault="0079135C" w:rsidP="00C74BAD">
            <w:pPr>
              <w:spacing w:line="276" w:lineRule="auto"/>
              <w:rPr>
                <w:sz w:val="18"/>
                <w:szCs w:val="18"/>
              </w:rPr>
            </w:pPr>
            <w:r w:rsidRPr="001462D1">
              <w:rPr>
                <w:sz w:val="18"/>
                <w:szCs w:val="18"/>
              </w:rPr>
              <w:t>Miami</w:t>
            </w:r>
          </w:p>
        </w:tc>
        <w:tc>
          <w:tcPr>
            <w:tcW w:w="2484" w:type="dxa"/>
            <w:tcBorders>
              <w:top w:val="single" w:sz="8" w:space="0" w:color="auto"/>
              <w:left w:val="single" w:sz="2" w:space="0" w:color="auto"/>
              <w:bottom w:val="single" w:sz="8" w:space="0" w:color="auto"/>
              <w:right w:val="single" w:sz="2" w:space="0" w:color="auto"/>
            </w:tcBorders>
            <w:shd w:val="clear" w:color="auto" w:fill="FFFFFF"/>
            <w:hideMark/>
          </w:tcPr>
          <w:p w14:paraId="5050C254" w14:textId="77777777" w:rsidR="0079135C" w:rsidRPr="001462D1" w:rsidRDefault="0079135C" w:rsidP="00C74BAD">
            <w:pPr>
              <w:spacing w:line="276" w:lineRule="auto"/>
              <w:rPr>
                <w:sz w:val="18"/>
                <w:szCs w:val="18"/>
              </w:rPr>
            </w:pPr>
            <w:r w:rsidRPr="001462D1">
              <w:rPr>
                <w:sz w:val="18"/>
                <w:szCs w:val="18"/>
              </w:rPr>
              <w:t>280</w:t>
            </w:r>
          </w:p>
        </w:tc>
        <w:tc>
          <w:tcPr>
            <w:tcW w:w="2484" w:type="dxa"/>
            <w:tcBorders>
              <w:top w:val="single" w:sz="8" w:space="0" w:color="auto"/>
              <w:left w:val="single" w:sz="2" w:space="0" w:color="auto"/>
              <w:bottom w:val="single" w:sz="8" w:space="0" w:color="auto"/>
              <w:right w:val="single" w:sz="2" w:space="0" w:color="auto"/>
            </w:tcBorders>
            <w:shd w:val="clear" w:color="auto" w:fill="FFFFFF"/>
            <w:hideMark/>
          </w:tcPr>
          <w:p w14:paraId="453BE9E8" w14:textId="77777777" w:rsidR="0079135C" w:rsidRPr="001462D1" w:rsidRDefault="0079135C" w:rsidP="00C74BAD">
            <w:pPr>
              <w:spacing w:line="276" w:lineRule="auto"/>
              <w:rPr>
                <w:sz w:val="18"/>
                <w:szCs w:val="18"/>
              </w:rPr>
            </w:pPr>
            <w:r w:rsidRPr="001462D1">
              <w:rPr>
                <w:sz w:val="18"/>
                <w:szCs w:val="18"/>
              </w:rPr>
              <w:t>$71,488.05</w:t>
            </w:r>
          </w:p>
        </w:tc>
        <w:tc>
          <w:tcPr>
            <w:tcW w:w="2484" w:type="dxa"/>
            <w:tcBorders>
              <w:top w:val="single" w:sz="8" w:space="0" w:color="auto"/>
              <w:left w:val="single" w:sz="2" w:space="0" w:color="auto"/>
              <w:bottom w:val="single" w:sz="8" w:space="0" w:color="auto"/>
              <w:right w:val="single" w:sz="2" w:space="0" w:color="auto"/>
            </w:tcBorders>
            <w:shd w:val="clear" w:color="auto" w:fill="FFFFFF"/>
            <w:hideMark/>
          </w:tcPr>
          <w:p w14:paraId="26893782" w14:textId="77777777" w:rsidR="0079135C" w:rsidRPr="001462D1" w:rsidRDefault="0079135C" w:rsidP="00C74BAD">
            <w:pPr>
              <w:spacing w:line="276" w:lineRule="auto"/>
              <w:rPr>
                <w:sz w:val="18"/>
                <w:szCs w:val="18"/>
              </w:rPr>
            </w:pPr>
            <w:r w:rsidRPr="001462D1">
              <w:rPr>
                <w:sz w:val="18"/>
                <w:szCs w:val="18"/>
              </w:rPr>
              <w:t>$255.31</w:t>
            </w:r>
          </w:p>
        </w:tc>
      </w:tr>
    </w:tbl>
    <w:p w14:paraId="58A70629" w14:textId="5AF32EB2" w:rsidR="0079135C" w:rsidRDefault="0079135C" w:rsidP="0079135C">
      <w:r w:rsidRPr="0079135C">
        <w:lastRenderedPageBreak/>
        <w:t xml:space="preserve">New York had the highest total card spending ($90,702.56) and highest average </w:t>
      </w:r>
      <w:r w:rsidR="000E2092">
        <w:t>per</w:t>
      </w:r>
      <w:r w:rsidRPr="0079135C">
        <w:t xml:space="preserve"> purchase ($261.39). Miami had the lowest total</w:t>
      </w:r>
      <w:r w:rsidR="00A464E7">
        <w:t xml:space="preserve"> card spending</w:t>
      </w:r>
      <w:r w:rsidRPr="0079135C">
        <w:t xml:space="preserve"> ($71,488.05) and fewest card records.</w:t>
      </w:r>
      <w:r w:rsidR="00A464E7">
        <w:t xml:space="preserve"> The Business could </w:t>
      </w:r>
      <w:r w:rsidR="00C24CB2">
        <w:t xml:space="preserve">investigate local product preferences and </w:t>
      </w:r>
      <w:r w:rsidR="0026629C">
        <w:t>test location-specific campaigns.</w:t>
      </w:r>
    </w:p>
    <w:p w14:paraId="2D798BA1" w14:textId="77777777" w:rsidR="006D4AEF" w:rsidRDefault="006D4AEF" w:rsidP="0079135C"/>
    <w:p w14:paraId="08791F72" w14:textId="11BBA4B7" w:rsidR="00D03ACA" w:rsidRPr="000175EC" w:rsidRDefault="000175EC" w:rsidP="00D03ACA">
      <w:pPr>
        <w:spacing w:after="200" w:line="276" w:lineRule="auto"/>
        <w:rPr>
          <w:rFonts w:asciiTheme="majorHAnsi" w:hAnsiTheme="majorHAnsi" w:cstheme="majorHAnsi"/>
          <w:sz w:val="36"/>
          <w:szCs w:val="36"/>
        </w:rPr>
      </w:pPr>
      <w:r w:rsidRPr="000175EC">
        <w:rPr>
          <w:rFonts w:asciiTheme="majorHAnsi" w:hAnsiTheme="majorHAnsi" w:cstheme="majorHAnsi"/>
          <w:b/>
          <w:bCs/>
          <w:color w:val="0F243E" w:themeColor="text2" w:themeShade="80"/>
          <w:sz w:val="36"/>
          <w:szCs w:val="36"/>
        </w:rPr>
        <w:t>6</w:t>
      </w:r>
      <w:r w:rsidR="00D03ACA" w:rsidRPr="000175EC">
        <w:rPr>
          <w:rFonts w:asciiTheme="majorHAnsi" w:hAnsiTheme="majorHAnsi" w:cstheme="majorHAnsi"/>
          <w:b/>
          <w:bCs/>
          <w:color w:val="0F243E" w:themeColor="text2" w:themeShade="80"/>
          <w:sz w:val="36"/>
          <w:szCs w:val="36"/>
        </w:rPr>
        <w:t>. Popular Categories and Items by Season</w:t>
      </w:r>
    </w:p>
    <w:p w14:paraId="29B816AE" w14:textId="77777777" w:rsidR="00D03ACA" w:rsidRPr="00D03ACA" w:rsidRDefault="00D03ACA" w:rsidP="00D03ACA">
      <w:pPr>
        <w:spacing w:after="200" w:line="276" w:lineRule="auto"/>
      </w:pPr>
      <w:r w:rsidRPr="00D03ACA">
        <w:t>This analysis includes all payment methods. It describes purchase patterns, not profit.</w:t>
      </w:r>
    </w:p>
    <w:p w14:paraId="164AE8E1" w14:textId="471FE982" w:rsidR="00D03ACA" w:rsidRPr="004861CA" w:rsidRDefault="000175EC" w:rsidP="00D03ACA">
      <w:pPr>
        <w:spacing w:after="200" w:line="276" w:lineRule="auto"/>
        <w:rPr>
          <w:rFonts w:asciiTheme="majorHAnsi" w:hAnsiTheme="majorHAnsi" w:cstheme="majorHAnsi"/>
          <w:color w:val="548DD4" w:themeColor="text2" w:themeTint="99"/>
          <w:u w:val="single"/>
        </w:rPr>
      </w:pPr>
      <w:r w:rsidRPr="004861CA">
        <w:rPr>
          <w:rFonts w:asciiTheme="majorHAnsi" w:hAnsiTheme="majorHAnsi" w:cstheme="majorHAnsi"/>
          <w:b/>
          <w:bCs/>
          <w:color w:val="548DD4" w:themeColor="text2" w:themeTint="99"/>
          <w:u w:val="single"/>
        </w:rPr>
        <w:t>6</w:t>
      </w:r>
      <w:r w:rsidR="00D03ACA" w:rsidRPr="004861CA">
        <w:rPr>
          <w:rFonts w:asciiTheme="majorHAnsi" w:hAnsiTheme="majorHAnsi" w:cstheme="majorHAnsi"/>
          <w:b/>
          <w:bCs/>
          <w:color w:val="548DD4" w:themeColor="text2" w:themeTint="99"/>
          <w:u w:val="single"/>
        </w:rPr>
        <w:t>.1 Popular categories</w:t>
      </w:r>
    </w:p>
    <w:p w14:paraId="52D4C725" w14:textId="77777777" w:rsidR="00D03ACA" w:rsidRPr="00D03ACA" w:rsidRDefault="00D03ACA" w:rsidP="00D03ACA">
      <w:pPr>
        <w:spacing w:after="200" w:line="276" w:lineRule="auto"/>
      </w:pPr>
      <w:r w:rsidRPr="00D03ACA">
        <w:t>Fall: Clothing had the highest count (266) and $69,982.06 in purchase amounts.</w:t>
      </w:r>
    </w:p>
    <w:p w14:paraId="47E8B440" w14:textId="77777777" w:rsidR="00D03ACA" w:rsidRPr="00D03ACA" w:rsidRDefault="00D03ACA" w:rsidP="00D03ACA">
      <w:pPr>
        <w:spacing w:after="200" w:line="276" w:lineRule="auto"/>
      </w:pPr>
      <w:r w:rsidRPr="00D03ACA">
        <w:t>Spring: Clothing had the highest count (279) and $72,390.59 in purchase amounts.</w:t>
      </w:r>
    </w:p>
    <w:p w14:paraId="4557E4F9" w14:textId="77777777" w:rsidR="00D03ACA" w:rsidRPr="00D03ACA" w:rsidRDefault="00D03ACA" w:rsidP="00D03ACA">
      <w:pPr>
        <w:spacing w:after="200" w:line="276" w:lineRule="auto"/>
      </w:pPr>
      <w:r w:rsidRPr="00D03ACA">
        <w:t>Summer: Accessories had the highest count (249) and $61,862.18 in purchase amounts.</w:t>
      </w:r>
    </w:p>
    <w:p w14:paraId="57F8099C" w14:textId="77777777" w:rsidR="00D03ACA" w:rsidRPr="00D03ACA" w:rsidRDefault="00D03ACA" w:rsidP="00D03ACA">
      <w:pPr>
        <w:spacing w:after="200" w:line="276" w:lineRule="auto"/>
      </w:pPr>
      <w:r w:rsidRPr="00D03ACA">
        <w:t>Winter: Accessories had the highest count (253). Clothing had the highest category purchase amount ($62,894.24).</w:t>
      </w:r>
    </w:p>
    <w:p w14:paraId="4085C809" w14:textId="773C82AA" w:rsidR="00D03ACA" w:rsidRPr="004861CA" w:rsidRDefault="000175EC" w:rsidP="00D03ACA">
      <w:pPr>
        <w:spacing w:after="200" w:line="276" w:lineRule="auto"/>
        <w:rPr>
          <w:rFonts w:asciiTheme="majorHAnsi" w:hAnsiTheme="majorHAnsi" w:cstheme="majorHAnsi"/>
          <w:color w:val="548DD4" w:themeColor="text2" w:themeTint="99"/>
          <w:sz w:val="26"/>
          <w:szCs w:val="26"/>
          <w:u w:val="single"/>
        </w:rPr>
      </w:pPr>
      <w:r w:rsidRPr="004861CA">
        <w:rPr>
          <w:rFonts w:asciiTheme="majorHAnsi" w:hAnsiTheme="majorHAnsi" w:cstheme="majorHAnsi"/>
          <w:b/>
          <w:bCs/>
          <w:color w:val="548DD4" w:themeColor="text2" w:themeTint="99"/>
          <w:sz w:val="26"/>
          <w:szCs w:val="26"/>
          <w:u w:val="single"/>
        </w:rPr>
        <w:t>6</w:t>
      </w:r>
      <w:r w:rsidR="00D03ACA" w:rsidRPr="004861CA">
        <w:rPr>
          <w:rFonts w:asciiTheme="majorHAnsi" w:hAnsiTheme="majorHAnsi" w:cstheme="majorHAnsi"/>
          <w:b/>
          <w:bCs/>
          <w:color w:val="548DD4" w:themeColor="text2" w:themeTint="99"/>
          <w:sz w:val="26"/>
          <w:szCs w:val="26"/>
          <w:u w:val="single"/>
        </w:rPr>
        <w:t>.2 Popular items</w:t>
      </w:r>
    </w:p>
    <w:p w14:paraId="6757E1B3" w14:textId="247C72DE" w:rsidR="00D03ACA" w:rsidRPr="00D03ACA" w:rsidRDefault="00D03ACA" w:rsidP="00D03ACA">
      <w:pPr>
        <w:spacing w:after="200" w:line="276" w:lineRule="auto"/>
      </w:pPr>
      <w:r w:rsidRPr="00D03ACA">
        <w:t>Fall: Shoes had the highest count (160), total</w:t>
      </w:r>
      <w:r w:rsidR="00C837C4">
        <w:t xml:space="preserve"> purchase amount</w:t>
      </w:r>
      <w:r w:rsidRPr="00D03ACA">
        <w:t xml:space="preserve"> $42,555.69.</w:t>
      </w:r>
    </w:p>
    <w:p w14:paraId="317A8777" w14:textId="0C14A20D" w:rsidR="00D03ACA" w:rsidRPr="00D03ACA" w:rsidRDefault="00D03ACA" w:rsidP="00D03ACA">
      <w:pPr>
        <w:spacing w:after="200" w:line="276" w:lineRule="auto"/>
      </w:pPr>
      <w:r w:rsidRPr="00D03ACA">
        <w:t>Spring: T-Shirt had the highest count (141), total</w:t>
      </w:r>
      <w:r w:rsidR="00C837C4" w:rsidRPr="00C837C4">
        <w:t xml:space="preserve"> </w:t>
      </w:r>
      <w:r w:rsidR="00C837C4">
        <w:t>purchase amount</w:t>
      </w:r>
      <w:r w:rsidRPr="00D03ACA">
        <w:t xml:space="preserve"> $38,117.17.</w:t>
      </w:r>
    </w:p>
    <w:p w14:paraId="44ABA83D" w14:textId="111CC424" w:rsidR="00D03ACA" w:rsidRPr="00D03ACA" w:rsidRDefault="00D03ACA" w:rsidP="00D03ACA">
      <w:pPr>
        <w:spacing w:after="200" w:line="276" w:lineRule="auto"/>
      </w:pPr>
      <w:r w:rsidRPr="00D03ACA">
        <w:t>Summer: T-Shirt had the highest count (126), total</w:t>
      </w:r>
      <w:r w:rsidR="00DC780D" w:rsidRPr="00DC780D">
        <w:t xml:space="preserve"> </w:t>
      </w:r>
      <w:r w:rsidR="00DC780D">
        <w:t>purchase amount</w:t>
      </w:r>
      <w:r w:rsidRPr="00D03ACA">
        <w:t xml:space="preserve"> $31,559.56.</w:t>
      </w:r>
    </w:p>
    <w:p w14:paraId="0861F4FF" w14:textId="40726E15" w:rsidR="00D03ACA" w:rsidRPr="00D03ACA" w:rsidRDefault="00D03ACA" w:rsidP="00D03ACA">
      <w:pPr>
        <w:spacing w:after="200" w:line="276" w:lineRule="auto"/>
      </w:pPr>
      <w:r w:rsidRPr="00D03ACA">
        <w:t>Winter: Shoes had the highest count (138), total</w:t>
      </w:r>
      <w:r w:rsidR="00DC780D" w:rsidRPr="00DC780D">
        <w:t xml:space="preserve"> </w:t>
      </w:r>
      <w:r w:rsidR="00DC780D">
        <w:t>purchase amount</w:t>
      </w:r>
      <w:r w:rsidRPr="00D03ACA">
        <w:t xml:space="preserve"> $36,937.06.</w:t>
      </w:r>
    </w:p>
    <w:p w14:paraId="31007D08" w14:textId="77777777" w:rsidR="00D03ACA" w:rsidRPr="00D03ACA" w:rsidRDefault="00D03ACA" w:rsidP="00D03ACA">
      <w:pPr>
        <w:spacing w:after="200" w:line="276" w:lineRule="auto"/>
      </w:pPr>
      <w:r w:rsidRPr="00D03ACA">
        <w:t>Recommendations: Keep enough Clothing for Spring and Fall; consider promoting Accessories in Summer. Plan for Shoes in Fall and Winter, and T-Shirts in Spring and Summer. Review demand before making large stock changes.</w:t>
      </w:r>
    </w:p>
    <w:p w14:paraId="1C05ABA9" w14:textId="77777777" w:rsidR="00D03ACA" w:rsidRDefault="00D03ACA" w:rsidP="0079135C"/>
    <w:p w14:paraId="0CEA8D27" w14:textId="77777777" w:rsidR="00D03ACA" w:rsidRDefault="00D03ACA" w:rsidP="0079135C"/>
    <w:p w14:paraId="317E0E5C" w14:textId="77777777" w:rsidR="00D03ACA" w:rsidRDefault="00D03ACA" w:rsidP="0079135C"/>
    <w:p w14:paraId="41DE43B5" w14:textId="77777777" w:rsidR="00D03ACA" w:rsidRDefault="00D03ACA" w:rsidP="0079135C"/>
    <w:p w14:paraId="3428626D" w14:textId="77777777" w:rsidR="00D03ACA" w:rsidRDefault="00D03ACA" w:rsidP="0079135C"/>
    <w:p w14:paraId="298D38B5" w14:textId="77777777" w:rsidR="00D03ACA" w:rsidRDefault="00D03ACA" w:rsidP="0079135C"/>
    <w:p w14:paraId="1217430C" w14:textId="77777777" w:rsidR="00D03ACA" w:rsidRPr="0079135C" w:rsidRDefault="00D03ACA" w:rsidP="0079135C">
      <w:pPr>
        <w:spacing w:after="200" w:line="276" w:lineRule="auto"/>
      </w:pPr>
    </w:p>
    <w:p w14:paraId="6FF696D9" w14:textId="77777777" w:rsidR="0079135C" w:rsidRDefault="0079135C"/>
    <w:p w14:paraId="1727E093" w14:textId="77777777" w:rsidR="0046101B" w:rsidRDefault="0046101B">
      <w:pPr>
        <w:pStyle w:val="Heading1"/>
      </w:pPr>
    </w:p>
    <w:p w14:paraId="403B35F7" w14:textId="7FC25D84" w:rsidR="00B2079D" w:rsidRDefault="000175EC">
      <w:pPr>
        <w:pStyle w:val="Heading1"/>
      </w:pPr>
      <w:r>
        <w:t>7</w:t>
      </w:r>
      <w:r w:rsidR="00CC3892">
        <w:t>.</w:t>
      </w:r>
      <w:del w:id="0" w:author="Microsoft Word" w:date="2026-10-23T14:01:00Z" w16du:dateUtc="2026-10-23T08:31:00Z">
        <w:r w:rsidR="00CC3892">
          <w:delText xml:space="preserve"> Task 3 —</w:delText>
        </w:r>
      </w:del>
      <w:r w:rsidR="00CC3892">
        <w:t xml:space="preserve"> Customer Segmentation Using K-Means</w:t>
      </w:r>
    </w:p>
    <w:p w14:paraId="3A922CA8" w14:textId="38183D29" w:rsidR="00B2079D" w:rsidRPr="00890679" w:rsidRDefault="00890679">
      <w:pPr>
        <w:pStyle w:val="Heading2"/>
        <w:rPr>
          <w:u w:val="single"/>
        </w:rPr>
      </w:pPr>
      <w:r w:rsidRPr="00890679">
        <w:rPr>
          <w:u w:val="single"/>
        </w:rPr>
        <w:t>7</w:t>
      </w:r>
      <w:r w:rsidR="00CC3892" w:rsidRPr="00890679">
        <w:rPr>
          <w:u w:val="single"/>
        </w:rPr>
        <w:t>.1 Objective and Features</w:t>
      </w:r>
    </w:p>
    <w:p w14:paraId="14C80067" w14:textId="77777777" w:rsidR="00B2079D" w:rsidRDefault="00CC3892">
      <w:r>
        <w:t xml:space="preserve">K-Means clustering was used to group records with similar values in Age and </w:t>
      </w:r>
      <w:proofErr w:type="spellStart"/>
      <w:r>
        <w:t>PurchaseAmountUSD</w:t>
      </w:r>
      <w:proofErr w:type="spellEnd"/>
      <w:r>
        <w:t>. These two features were selected for the final experiment described here. Other fields, such as gender, category and payment method, were not used to form these clusters.</w:t>
      </w:r>
    </w:p>
    <w:p w14:paraId="57C41AF3" w14:textId="362A6517" w:rsidR="00B2079D" w:rsidRPr="00BB7277" w:rsidRDefault="00890679">
      <w:pPr>
        <w:pStyle w:val="Heading2"/>
        <w:rPr>
          <w:u w:val="single"/>
        </w:rPr>
      </w:pPr>
      <w:r w:rsidRPr="00BB7277">
        <w:rPr>
          <w:u w:val="single"/>
        </w:rPr>
        <w:t>7</w:t>
      </w:r>
      <w:r w:rsidR="00CC3892" w:rsidRPr="00BB7277">
        <w:rPr>
          <w:u w:val="single"/>
        </w:rPr>
        <w:t>.2 Model Selection</w:t>
      </w:r>
    </w:p>
    <w:p w14:paraId="456FEC6D" w14:textId="15204ADB" w:rsidR="003E717A" w:rsidRPr="003E717A" w:rsidRDefault="003E717A" w:rsidP="003E717A">
      <w:pPr>
        <w:spacing w:after="200" w:line="276" w:lineRule="auto"/>
      </w:pPr>
      <w:r w:rsidRPr="003E717A">
        <w:t xml:space="preserve">During the K-Means analysis, </w:t>
      </w:r>
      <w:r>
        <w:t>I</w:t>
      </w:r>
      <w:r w:rsidRPr="003E717A">
        <w:t xml:space="preserve"> tested different features to find a suitable customer segmentation model. Initially, </w:t>
      </w:r>
      <w:r w:rsidR="00315D51">
        <w:t>I</w:t>
      </w:r>
      <w:r w:rsidRPr="003E717A">
        <w:t xml:space="preserve"> used </w:t>
      </w:r>
      <w:r w:rsidRPr="003E717A">
        <w:rPr>
          <w:b/>
          <w:bCs/>
        </w:rPr>
        <w:t xml:space="preserve">Age, </w:t>
      </w:r>
      <w:proofErr w:type="spellStart"/>
      <w:r w:rsidRPr="003E717A">
        <w:rPr>
          <w:b/>
          <w:bCs/>
        </w:rPr>
        <w:t>PurchaseAmountUSD</w:t>
      </w:r>
      <w:proofErr w:type="spellEnd"/>
      <w:r w:rsidRPr="003E717A">
        <w:rPr>
          <w:b/>
          <w:bCs/>
        </w:rPr>
        <w:t xml:space="preserve">, and </w:t>
      </w:r>
      <w:proofErr w:type="spellStart"/>
      <w:r w:rsidRPr="003E717A">
        <w:rPr>
          <w:b/>
          <w:bCs/>
        </w:rPr>
        <w:t>PreviousPurchases</w:t>
      </w:r>
      <w:proofErr w:type="spellEnd"/>
      <w:r w:rsidRPr="003E717A">
        <w:t xml:space="preserve">. </w:t>
      </w:r>
      <w:r w:rsidR="00315D51">
        <w:t>I</w:t>
      </w:r>
      <w:r w:rsidRPr="003E717A">
        <w:t xml:space="preserve"> also tested adding </w:t>
      </w:r>
      <w:proofErr w:type="spellStart"/>
      <w:r w:rsidRPr="003E717A">
        <w:t>ReviewRating</w:t>
      </w:r>
      <w:proofErr w:type="spellEnd"/>
      <w:r w:rsidRPr="003E717A">
        <w:t xml:space="preserve"> and compared the silhouette scores for different numbers of clusters.</w:t>
      </w:r>
    </w:p>
    <w:p w14:paraId="71CDE6B7" w14:textId="4B00E44C" w:rsidR="003E717A" w:rsidRPr="003E717A" w:rsidRDefault="003E717A" w:rsidP="003E717A">
      <w:pPr>
        <w:spacing w:after="200" w:line="276" w:lineRule="auto"/>
      </w:pPr>
      <w:r w:rsidRPr="003E717A">
        <w:t xml:space="preserve">After comparing the results, </w:t>
      </w:r>
      <w:r>
        <w:t>I</w:t>
      </w:r>
      <w:r w:rsidRPr="003E717A">
        <w:t xml:space="preserve"> selected </w:t>
      </w:r>
      <w:r w:rsidRPr="003E717A">
        <w:rPr>
          <w:b/>
          <w:bCs/>
        </w:rPr>
        <w:t xml:space="preserve">Age and </w:t>
      </w:r>
      <w:proofErr w:type="spellStart"/>
      <w:r w:rsidRPr="003E717A">
        <w:rPr>
          <w:b/>
          <w:bCs/>
        </w:rPr>
        <w:t>PurchaseAmountUSD</w:t>
      </w:r>
      <w:proofErr w:type="spellEnd"/>
      <w:r w:rsidRPr="003E717A">
        <w:t xml:space="preserve"> for the final model. Using these two features with four clusters gave a silhouette score of approximately </w:t>
      </w:r>
      <w:r w:rsidRPr="003E717A">
        <w:rPr>
          <w:b/>
          <w:bCs/>
        </w:rPr>
        <w:t>0.406</w:t>
      </w:r>
      <w:r w:rsidRPr="003E717A">
        <w:t xml:space="preserve">, which was the highest among the tested settings in that experiment. Therefore, </w:t>
      </w:r>
      <w:proofErr w:type="spellStart"/>
      <w:r w:rsidRPr="003E717A">
        <w:t>PreviousPurchases</w:t>
      </w:r>
      <w:proofErr w:type="spellEnd"/>
      <w:r w:rsidRPr="003E717A">
        <w:t xml:space="preserve"> and </w:t>
      </w:r>
      <w:proofErr w:type="spellStart"/>
      <w:r w:rsidRPr="003E717A">
        <w:t>ReviewRating</w:t>
      </w:r>
      <w:proofErr w:type="spellEnd"/>
      <w:r w:rsidRPr="003E717A">
        <w:t xml:space="preserve"> were not included in the final model.</w:t>
      </w:r>
    </w:p>
    <w:p w14:paraId="194ACA93" w14:textId="6AA38DE7" w:rsidR="00B2079D" w:rsidRDefault="00CC3892">
      <w:r>
        <w:t xml:space="preserve"> values of K were compared using silhouette scores. In the final two-feature experiment, K = 4 achieved a silhouette score of approximately 0.406. </w:t>
      </w:r>
    </w:p>
    <w:p w14:paraId="654A2B43" w14:textId="1FAC97F5" w:rsidR="00B2079D" w:rsidRPr="00780794" w:rsidRDefault="00780794">
      <w:pPr>
        <w:pStyle w:val="Heading2"/>
        <w:rPr>
          <w:u w:val="single"/>
        </w:rPr>
      </w:pPr>
      <w:r w:rsidRPr="00780794">
        <w:rPr>
          <w:u w:val="single"/>
        </w:rPr>
        <w:t>7</w:t>
      </w:r>
      <w:r w:rsidR="00CC3892" w:rsidRPr="00780794">
        <w:rPr>
          <w:u w:val="single"/>
        </w:rPr>
        <w:t>.3 Cluster Distribution and Interpretation</w:t>
      </w:r>
    </w:p>
    <w:tbl>
      <w:tblPr>
        <w:tblStyle w:val="TableGrid"/>
        <w:tblW w:w="0" w:type="auto"/>
        <w:jc w:val="center"/>
        <w:tblLook w:val="04A0" w:firstRow="1" w:lastRow="0" w:firstColumn="1" w:lastColumn="0" w:noHBand="0" w:noVBand="1"/>
      </w:tblPr>
      <w:tblGrid>
        <w:gridCol w:w="2482"/>
        <w:gridCol w:w="2481"/>
        <w:gridCol w:w="2481"/>
        <w:gridCol w:w="2482"/>
      </w:tblGrid>
      <w:tr w:rsidR="00B2079D" w14:paraId="1ECE1B58" w14:textId="77777777">
        <w:trPr>
          <w:jc w:val="center"/>
        </w:trPr>
        <w:tc>
          <w:tcPr>
            <w:tcW w:w="2484" w:type="dxa"/>
            <w:shd w:val="clear" w:color="auto" w:fill="17365D"/>
            <w:vAlign w:val="center"/>
          </w:tcPr>
          <w:p w14:paraId="696A9C94" w14:textId="77777777" w:rsidR="00B2079D" w:rsidRDefault="00CC3892">
            <w:r>
              <w:rPr>
                <w:rFonts w:ascii="Aptos" w:hAnsi="Aptos"/>
                <w:b/>
                <w:color w:val="FFFFFF"/>
                <w:sz w:val="18"/>
              </w:rPr>
              <w:t>Cluster</w:t>
            </w:r>
          </w:p>
        </w:tc>
        <w:tc>
          <w:tcPr>
            <w:tcW w:w="2484" w:type="dxa"/>
            <w:shd w:val="clear" w:color="auto" w:fill="17365D"/>
            <w:vAlign w:val="center"/>
          </w:tcPr>
          <w:p w14:paraId="3A05C18B" w14:textId="77777777" w:rsidR="00B2079D" w:rsidRDefault="00CC3892">
            <w:r>
              <w:rPr>
                <w:rFonts w:ascii="Aptos" w:hAnsi="Aptos"/>
                <w:b/>
                <w:color w:val="FFFFFF"/>
                <w:sz w:val="18"/>
              </w:rPr>
              <w:t>Records</w:t>
            </w:r>
          </w:p>
        </w:tc>
        <w:tc>
          <w:tcPr>
            <w:tcW w:w="2484" w:type="dxa"/>
            <w:shd w:val="clear" w:color="auto" w:fill="17365D"/>
            <w:vAlign w:val="center"/>
          </w:tcPr>
          <w:p w14:paraId="09DEBAEE" w14:textId="77777777" w:rsidR="00B2079D" w:rsidRDefault="00CC3892">
            <w:r>
              <w:rPr>
                <w:rFonts w:ascii="Aptos" w:hAnsi="Aptos"/>
                <w:b/>
                <w:color w:val="FFFFFF"/>
                <w:sz w:val="18"/>
              </w:rPr>
              <w:t>Share</w:t>
            </w:r>
          </w:p>
        </w:tc>
        <w:tc>
          <w:tcPr>
            <w:tcW w:w="2484" w:type="dxa"/>
            <w:shd w:val="clear" w:color="auto" w:fill="17365D"/>
            <w:vAlign w:val="center"/>
          </w:tcPr>
          <w:p w14:paraId="40B5F03D" w14:textId="77777777" w:rsidR="00B2079D" w:rsidRDefault="00CC3892">
            <w:r>
              <w:rPr>
                <w:rFonts w:ascii="Aptos" w:hAnsi="Aptos"/>
                <w:b/>
                <w:color w:val="FFFFFF"/>
                <w:sz w:val="18"/>
              </w:rPr>
              <w:t>Relative interpretation</w:t>
            </w:r>
          </w:p>
        </w:tc>
      </w:tr>
      <w:tr w:rsidR="00B2079D" w14:paraId="248D774E" w14:textId="77777777">
        <w:trPr>
          <w:jc w:val="center"/>
        </w:trPr>
        <w:tc>
          <w:tcPr>
            <w:tcW w:w="2484" w:type="dxa"/>
            <w:vAlign w:val="center"/>
          </w:tcPr>
          <w:p w14:paraId="63FBC7DF" w14:textId="77777777" w:rsidR="00B2079D" w:rsidRDefault="00CC3892">
            <w:r>
              <w:rPr>
                <w:rFonts w:ascii="Aptos" w:hAnsi="Aptos"/>
                <w:sz w:val="18"/>
              </w:rPr>
              <w:t>C1</w:t>
            </w:r>
          </w:p>
        </w:tc>
        <w:tc>
          <w:tcPr>
            <w:tcW w:w="2484" w:type="dxa"/>
            <w:vAlign w:val="center"/>
          </w:tcPr>
          <w:p w14:paraId="4D2FAC19" w14:textId="77777777" w:rsidR="00B2079D" w:rsidRDefault="00CC3892">
            <w:r>
              <w:rPr>
                <w:rFonts w:ascii="Aptos" w:hAnsi="Aptos"/>
                <w:sz w:val="18"/>
              </w:rPr>
              <w:t>992</w:t>
            </w:r>
          </w:p>
        </w:tc>
        <w:tc>
          <w:tcPr>
            <w:tcW w:w="2484" w:type="dxa"/>
            <w:vAlign w:val="center"/>
          </w:tcPr>
          <w:p w14:paraId="38EA1F1D" w14:textId="77777777" w:rsidR="00B2079D" w:rsidRDefault="00CC3892">
            <w:r>
              <w:rPr>
                <w:rFonts w:ascii="Aptos" w:hAnsi="Aptos"/>
                <w:sz w:val="18"/>
              </w:rPr>
              <w:t>25.44%</w:t>
            </w:r>
          </w:p>
        </w:tc>
        <w:tc>
          <w:tcPr>
            <w:tcW w:w="2484" w:type="dxa"/>
            <w:vAlign w:val="center"/>
          </w:tcPr>
          <w:p w14:paraId="08B861D2" w14:textId="77777777" w:rsidR="00B2079D" w:rsidRDefault="00CC3892">
            <w:r>
              <w:rPr>
                <w:rFonts w:ascii="Aptos" w:hAnsi="Aptos"/>
                <w:sz w:val="18"/>
              </w:rPr>
              <w:t>Younger, lower-spending</w:t>
            </w:r>
          </w:p>
        </w:tc>
      </w:tr>
      <w:tr w:rsidR="00B2079D" w14:paraId="63F2560C" w14:textId="77777777">
        <w:trPr>
          <w:jc w:val="center"/>
        </w:trPr>
        <w:tc>
          <w:tcPr>
            <w:tcW w:w="2484" w:type="dxa"/>
            <w:shd w:val="clear" w:color="auto" w:fill="EAF1F8"/>
            <w:vAlign w:val="center"/>
          </w:tcPr>
          <w:p w14:paraId="62269FC9" w14:textId="77777777" w:rsidR="00B2079D" w:rsidRDefault="00CC3892">
            <w:r>
              <w:rPr>
                <w:rFonts w:ascii="Aptos" w:hAnsi="Aptos"/>
                <w:sz w:val="18"/>
              </w:rPr>
              <w:t>C2</w:t>
            </w:r>
          </w:p>
        </w:tc>
        <w:tc>
          <w:tcPr>
            <w:tcW w:w="2484" w:type="dxa"/>
            <w:shd w:val="clear" w:color="auto" w:fill="EAF1F8"/>
            <w:vAlign w:val="center"/>
          </w:tcPr>
          <w:p w14:paraId="7ECCC18D" w14:textId="77777777" w:rsidR="00B2079D" w:rsidRDefault="00CC3892">
            <w:r>
              <w:rPr>
                <w:rFonts w:ascii="Aptos" w:hAnsi="Aptos"/>
                <w:sz w:val="18"/>
              </w:rPr>
              <w:t>1,002</w:t>
            </w:r>
          </w:p>
        </w:tc>
        <w:tc>
          <w:tcPr>
            <w:tcW w:w="2484" w:type="dxa"/>
            <w:shd w:val="clear" w:color="auto" w:fill="EAF1F8"/>
            <w:vAlign w:val="center"/>
          </w:tcPr>
          <w:p w14:paraId="102A2EC5" w14:textId="77777777" w:rsidR="00B2079D" w:rsidRDefault="00CC3892">
            <w:r>
              <w:rPr>
                <w:rFonts w:ascii="Aptos" w:hAnsi="Aptos"/>
                <w:sz w:val="18"/>
              </w:rPr>
              <w:t>25.69%</w:t>
            </w:r>
          </w:p>
        </w:tc>
        <w:tc>
          <w:tcPr>
            <w:tcW w:w="2484" w:type="dxa"/>
            <w:shd w:val="clear" w:color="auto" w:fill="EAF1F8"/>
            <w:vAlign w:val="center"/>
          </w:tcPr>
          <w:p w14:paraId="3D50E873" w14:textId="77777777" w:rsidR="00B2079D" w:rsidRDefault="00CC3892">
            <w:r>
              <w:rPr>
                <w:rFonts w:ascii="Aptos" w:hAnsi="Aptos"/>
                <w:sz w:val="18"/>
              </w:rPr>
              <w:t>Older, higher-spending</w:t>
            </w:r>
          </w:p>
        </w:tc>
      </w:tr>
      <w:tr w:rsidR="00B2079D" w14:paraId="108842BB" w14:textId="77777777">
        <w:trPr>
          <w:jc w:val="center"/>
        </w:trPr>
        <w:tc>
          <w:tcPr>
            <w:tcW w:w="2484" w:type="dxa"/>
            <w:vAlign w:val="center"/>
          </w:tcPr>
          <w:p w14:paraId="62DBF521" w14:textId="77777777" w:rsidR="00B2079D" w:rsidRDefault="00CC3892">
            <w:r>
              <w:rPr>
                <w:rFonts w:ascii="Aptos" w:hAnsi="Aptos"/>
                <w:sz w:val="18"/>
              </w:rPr>
              <w:t>C3</w:t>
            </w:r>
          </w:p>
        </w:tc>
        <w:tc>
          <w:tcPr>
            <w:tcW w:w="2484" w:type="dxa"/>
            <w:vAlign w:val="center"/>
          </w:tcPr>
          <w:p w14:paraId="2B57ECF9" w14:textId="77777777" w:rsidR="00B2079D" w:rsidRDefault="00CC3892">
            <w:r>
              <w:rPr>
                <w:rFonts w:ascii="Aptos" w:hAnsi="Aptos"/>
                <w:sz w:val="18"/>
              </w:rPr>
              <w:t>981</w:t>
            </w:r>
          </w:p>
        </w:tc>
        <w:tc>
          <w:tcPr>
            <w:tcW w:w="2484" w:type="dxa"/>
            <w:vAlign w:val="center"/>
          </w:tcPr>
          <w:p w14:paraId="672ADB34" w14:textId="77777777" w:rsidR="00B2079D" w:rsidRDefault="00CC3892">
            <w:r>
              <w:rPr>
                <w:rFonts w:ascii="Aptos" w:hAnsi="Aptos"/>
                <w:sz w:val="18"/>
              </w:rPr>
              <w:t>25.15%</w:t>
            </w:r>
          </w:p>
        </w:tc>
        <w:tc>
          <w:tcPr>
            <w:tcW w:w="2484" w:type="dxa"/>
            <w:vAlign w:val="center"/>
          </w:tcPr>
          <w:p w14:paraId="7228566B" w14:textId="77777777" w:rsidR="00B2079D" w:rsidRDefault="00CC3892">
            <w:r>
              <w:rPr>
                <w:rFonts w:ascii="Aptos" w:hAnsi="Aptos"/>
                <w:sz w:val="18"/>
              </w:rPr>
              <w:t>Older, lower-spending</w:t>
            </w:r>
          </w:p>
        </w:tc>
      </w:tr>
      <w:tr w:rsidR="00B2079D" w14:paraId="01176465" w14:textId="77777777">
        <w:trPr>
          <w:jc w:val="center"/>
        </w:trPr>
        <w:tc>
          <w:tcPr>
            <w:tcW w:w="2484" w:type="dxa"/>
            <w:shd w:val="clear" w:color="auto" w:fill="EAF1F8"/>
            <w:vAlign w:val="center"/>
          </w:tcPr>
          <w:p w14:paraId="5674BD26" w14:textId="77777777" w:rsidR="00B2079D" w:rsidRDefault="00CC3892">
            <w:r>
              <w:rPr>
                <w:rFonts w:ascii="Aptos" w:hAnsi="Aptos"/>
                <w:sz w:val="18"/>
              </w:rPr>
              <w:t>C4</w:t>
            </w:r>
          </w:p>
        </w:tc>
        <w:tc>
          <w:tcPr>
            <w:tcW w:w="2484" w:type="dxa"/>
            <w:shd w:val="clear" w:color="auto" w:fill="EAF1F8"/>
            <w:vAlign w:val="center"/>
          </w:tcPr>
          <w:p w14:paraId="57894401" w14:textId="77777777" w:rsidR="00B2079D" w:rsidRDefault="00CC3892">
            <w:r>
              <w:rPr>
                <w:rFonts w:ascii="Aptos" w:hAnsi="Aptos"/>
                <w:sz w:val="18"/>
              </w:rPr>
              <w:t>925</w:t>
            </w:r>
          </w:p>
        </w:tc>
        <w:tc>
          <w:tcPr>
            <w:tcW w:w="2484" w:type="dxa"/>
            <w:shd w:val="clear" w:color="auto" w:fill="EAF1F8"/>
            <w:vAlign w:val="center"/>
          </w:tcPr>
          <w:p w14:paraId="4802B51A" w14:textId="77777777" w:rsidR="00B2079D" w:rsidRDefault="00CC3892">
            <w:r>
              <w:rPr>
                <w:rFonts w:ascii="Aptos" w:hAnsi="Aptos"/>
                <w:sz w:val="18"/>
              </w:rPr>
              <w:t>23.72%</w:t>
            </w:r>
          </w:p>
        </w:tc>
        <w:tc>
          <w:tcPr>
            <w:tcW w:w="2484" w:type="dxa"/>
            <w:shd w:val="clear" w:color="auto" w:fill="EAF1F8"/>
            <w:vAlign w:val="center"/>
          </w:tcPr>
          <w:p w14:paraId="2AEA7F03" w14:textId="77777777" w:rsidR="00B2079D" w:rsidRDefault="00CC3892">
            <w:r>
              <w:rPr>
                <w:rFonts w:ascii="Aptos" w:hAnsi="Aptos"/>
                <w:sz w:val="18"/>
              </w:rPr>
              <w:t>Younger, higher-spending</w:t>
            </w:r>
          </w:p>
        </w:tc>
      </w:tr>
    </w:tbl>
    <w:p w14:paraId="7973230C" w14:textId="77777777" w:rsidR="00B2079D" w:rsidRDefault="00B2079D">
      <w:pPr>
        <w:spacing w:after="40"/>
      </w:pPr>
    </w:p>
    <w:p w14:paraId="2505023D" w14:textId="383B74A9" w:rsidR="003E717A" w:rsidRPr="003E717A" w:rsidRDefault="003E717A" w:rsidP="003E717A">
      <w:pPr>
        <w:rPr>
          <w:rFonts w:ascii="Aptos" w:hAnsi="Aptos" w:cstheme="minorBidi"/>
          <w:sz w:val="20"/>
          <w:szCs w:val="22"/>
        </w:rPr>
      </w:pPr>
      <w:r w:rsidRPr="003E717A">
        <w:rPr>
          <w:rFonts w:ascii="Aptos" w:hAnsi="Aptos" w:cstheme="minorBidi"/>
          <w:sz w:val="20"/>
          <w:szCs w:val="22"/>
        </w:rPr>
        <w:t>The four clusters contain similar proportions of the 3,900 records. Cluster 2 (C2) is the largest, with 25.69% of the records, while Cluster 4 (C4) is the smallest, with 23.72%. The labels “younger,” “older,” “lower-spending,” and “higher-spending” describe customers relative to the dataset. They are general descriptions based on age and purchase amount</w:t>
      </w:r>
      <w:r>
        <w:t>.</w:t>
      </w:r>
    </w:p>
    <w:p w14:paraId="185627A4" w14:textId="076963FC" w:rsidR="00B2079D" w:rsidRPr="008A0D17" w:rsidRDefault="00060048" w:rsidP="008A0D17">
      <w:pPr>
        <w:pStyle w:val="Heading2"/>
        <w:rPr>
          <w:rFonts w:cstheme="majorHAnsi"/>
          <w:u w:val="single"/>
        </w:rPr>
      </w:pPr>
      <w:r w:rsidRPr="008A0D17">
        <w:rPr>
          <w:rFonts w:cstheme="majorHAnsi"/>
          <w:u w:val="single"/>
        </w:rPr>
        <w:t>7</w:t>
      </w:r>
      <w:r w:rsidR="00CC3892" w:rsidRPr="008A0D17">
        <w:rPr>
          <w:rFonts w:cstheme="majorHAnsi"/>
          <w:u w:val="single"/>
        </w:rPr>
        <w:t xml:space="preserve">.4 Targeted Marketing </w:t>
      </w:r>
      <w:r w:rsidR="00CC3892" w:rsidRPr="008A0D17">
        <w:rPr>
          <w:u w:val="single"/>
        </w:rPr>
        <w:t>Recommendations</w:t>
      </w:r>
    </w:p>
    <w:p w14:paraId="3C3B6F22" w14:textId="220D4507" w:rsidR="00B2079D" w:rsidRDefault="00CC3892">
      <w:pPr>
        <w:pStyle w:val="ListBullet"/>
      </w:pPr>
      <w:r>
        <w:t>C1</w:t>
      </w:r>
      <w:r w:rsidR="00D351E0">
        <w:t xml:space="preserve"> (</w:t>
      </w:r>
      <w:r>
        <w:t>Younger, lower-spending</w:t>
      </w:r>
      <w:r w:rsidR="00D351E0">
        <w:t>)</w:t>
      </w:r>
      <w:r>
        <w:t>: test affordable bundles or introductory offers.</w:t>
      </w:r>
    </w:p>
    <w:p w14:paraId="4F2339CD" w14:textId="663DB84B" w:rsidR="00B2079D" w:rsidRDefault="00CC3892">
      <w:pPr>
        <w:pStyle w:val="ListBullet"/>
      </w:pPr>
      <w:r>
        <w:t xml:space="preserve">C2 </w:t>
      </w:r>
      <w:r w:rsidR="00D351E0">
        <w:t>(</w:t>
      </w:r>
      <w:r>
        <w:t>Older, higher-spending</w:t>
      </w:r>
      <w:r w:rsidR="00D351E0">
        <w:t>)</w:t>
      </w:r>
      <w:r>
        <w:t>: test personalized recommendations and premium product promotions.</w:t>
      </w:r>
    </w:p>
    <w:p w14:paraId="156D4E22" w14:textId="6FCDB505" w:rsidR="00B2079D" w:rsidRDefault="00CC3892">
      <w:pPr>
        <w:pStyle w:val="ListBullet"/>
      </w:pPr>
      <w:r>
        <w:t xml:space="preserve">C3 </w:t>
      </w:r>
      <w:r w:rsidR="00D351E0">
        <w:t>(</w:t>
      </w:r>
      <w:r>
        <w:t>Older, lower-spending</w:t>
      </w:r>
      <w:r w:rsidR="00D351E0">
        <w:t>)</w:t>
      </w:r>
      <w:r>
        <w:t>: test relevant product offers or loyalty incentives.</w:t>
      </w:r>
    </w:p>
    <w:p w14:paraId="1D5B2DF8" w14:textId="26542FE8" w:rsidR="00B2079D" w:rsidRDefault="00CC3892">
      <w:pPr>
        <w:pStyle w:val="ListBullet"/>
      </w:pPr>
      <w:r>
        <w:t xml:space="preserve">C4 </w:t>
      </w:r>
      <w:r w:rsidR="00D351E0">
        <w:t>(</w:t>
      </w:r>
      <w:r>
        <w:t>Younger, higher-spending</w:t>
      </w:r>
      <w:r w:rsidR="00D351E0">
        <w:t>)</w:t>
      </w:r>
      <w:r>
        <w:t>: test new-arrival promotions and campaigns for products popular with younger customers.</w:t>
      </w:r>
    </w:p>
    <w:p w14:paraId="409CA815" w14:textId="77777777" w:rsidR="00A86EC4" w:rsidRDefault="00A86EC4" w:rsidP="00A86EC4">
      <w:pPr>
        <w:pStyle w:val="ListBullet"/>
        <w:numPr>
          <w:ilvl w:val="0"/>
          <w:numId w:val="0"/>
        </w:numPr>
        <w:ind w:left="360"/>
      </w:pPr>
    </w:p>
    <w:p w14:paraId="38CF09A9" w14:textId="77777777" w:rsidR="003E717A" w:rsidRDefault="003E717A" w:rsidP="003E717A">
      <w:pPr>
        <w:pStyle w:val="ListBullet"/>
        <w:numPr>
          <w:ilvl w:val="0"/>
          <w:numId w:val="0"/>
        </w:numPr>
        <w:ind w:left="360" w:hanging="360"/>
      </w:pPr>
    </w:p>
    <w:p w14:paraId="4D84BD17" w14:textId="77777777" w:rsidR="003E717A" w:rsidRDefault="003E717A" w:rsidP="003E717A">
      <w:pPr>
        <w:pStyle w:val="ListBullet"/>
        <w:numPr>
          <w:ilvl w:val="0"/>
          <w:numId w:val="0"/>
        </w:numPr>
        <w:ind w:left="360" w:hanging="360"/>
      </w:pPr>
    </w:p>
    <w:p w14:paraId="3B0950D6" w14:textId="77777777" w:rsidR="003E717A" w:rsidRDefault="003E717A" w:rsidP="003E717A">
      <w:pPr>
        <w:pStyle w:val="ListBullet"/>
        <w:numPr>
          <w:ilvl w:val="0"/>
          <w:numId w:val="0"/>
        </w:numPr>
        <w:ind w:left="360" w:hanging="360"/>
      </w:pPr>
    </w:p>
    <w:p w14:paraId="5416A29D" w14:textId="4C9DC72B" w:rsidR="00B2079D" w:rsidRDefault="00446C35">
      <w:pPr>
        <w:pStyle w:val="Heading1"/>
      </w:pPr>
      <w:r>
        <w:lastRenderedPageBreak/>
        <w:t xml:space="preserve">8. Power BI Dashboard </w:t>
      </w:r>
      <w:r w:rsidR="00CC3892">
        <w:t>Overall Conclusion</w:t>
      </w:r>
    </w:p>
    <w:p w14:paraId="20F90A10" w14:textId="464CB370" w:rsidR="00AF0FB3" w:rsidRPr="00AF0FB3" w:rsidRDefault="00AF0FB3" w:rsidP="00AF0FB3">
      <w:r w:rsidRPr="00AF0FB3">
        <w:t>After completing the SQL analysis and K-Means clustering in Orange Data Mining, Power BI was used to create a</w:t>
      </w:r>
      <w:r w:rsidR="00EF12A4">
        <w:t xml:space="preserve">n </w:t>
      </w:r>
      <w:r w:rsidRPr="00AF0FB3">
        <w:t>interactive dashboard.</w:t>
      </w:r>
    </w:p>
    <w:p w14:paraId="0D03D538" w14:textId="77777777" w:rsidR="00AF0FB3" w:rsidRPr="00AF0FB3" w:rsidRDefault="00AF0FB3" w:rsidP="00AF0FB3">
      <w:r w:rsidRPr="00AF0FB3">
        <w:t>The dashboard presents important information through KPI cards, bar charts, column charts, and a scatter plot. It includes the total number of records, total and average purchase amounts, product category performance, discount comparisons, payment methods, seasonal and location-based purchases, and customer clusters.</w:t>
      </w:r>
    </w:p>
    <w:p w14:paraId="67176ACE" w14:textId="46DC5561" w:rsidR="00AF0FB3" w:rsidRDefault="00A76669" w:rsidP="00AF0FB3">
      <w:r>
        <w:t>Slicers were</w:t>
      </w:r>
      <w:r w:rsidR="00AF0FB3" w:rsidRPr="00AF0FB3">
        <w:t xml:space="preserve"> </w:t>
      </w:r>
      <w:proofErr w:type="gramStart"/>
      <w:r w:rsidR="00AF0FB3" w:rsidRPr="00AF0FB3">
        <w:t>allow</w:t>
      </w:r>
      <w:proofErr w:type="gramEnd"/>
      <w:r w:rsidR="00AF0FB3" w:rsidRPr="00AF0FB3">
        <w:t xml:space="preserve"> user</w:t>
      </w:r>
      <w:r w:rsidR="00B4494D">
        <w:t>s</w:t>
      </w:r>
      <w:r w:rsidR="00AF0FB3" w:rsidRPr="00AF0FB3">
        <w:t xml:space="preserve"> to explore the results in more detail. The cluster visualisation helps compare customer groups using age and purchase amount. The dashboard provides a clear visual summary of the analysis and supports data-driven marketing decisions.</w:t>
      </w:r>
    </w:p>
    <w:p w14:paraId="1FF014EA" w14:textId="77777777" w:rsidR="002B5FF4" w:rsidRDefault="002B5FF4" w:rsidP="00AF0FB3"/>
    <w:p w14:paraId="525F1D00" w14:textId="228F652C" w:rsidR="002B5FF4" w:rsidRPr="00AF0FB3" w:rsidRDefault="00B4494D" w:rsidP="00AF0FB3">
      <w:r>
        <w:rPr>
          <w:rFonts w:asciiTheme="majorHAnsi" w:eastAsiaTheme="majorEastAsia" w:hAnsiTheme="majorHAnsi" w:cstheme="majorBidi"/>
          <w:b/>
          <w:bCs/>
          <w:color w:val="17365D"/>
          <w:sz w:val="36"/>
          <w:szCs w:val="28"/>
        </w:rPr>
        <w:t xml:space="preserve">9. </w:t>
      </w:r>
      <w:r w:rsidR="002B5FF4" w:rsidRPr="002B5FF4">
        <w:rPr>
          <w:rFonts w:asciiTheme="majorHAnsi" w:eastAsiaTheme="majorEastAsia" w:hAnsiTheme="majorHAnsi" w:cstheme="majorBidi"/>
          <w:b/>
          <w:bCs/>
          <w:color w:val="17365D"/>
          <w:sz w:val="36"/>
          <w:szCs w:val="28"/>
        </w:rPr>
        <w:t>Overall</w:t>
      </w:r>
      <w:r w:rsidR="002B5FF4">
        <w:t xml:space="preserve"> </w:t>
      </w:r>
      <w:r w:rsidR="002B5FF4" w:rsidRPr="002B5FF4">
        <w:rPr>
          <w:rFonts w:asciiTheme="majorHAnsi" w:eastAsiaTheme="majorEastAsia" w:hAnsiTheme="majorHAnsi" w:cstheme="majorBidi"/>
          <w:b/>
          <w:bCs/>
          <w:color w:val="17365D"/>
          <w:sz w:val="36"/>
          <w:szCs w:val="28"/>
        </w:rPr>
        <w:t>Conclusion</w:t>
      </w:r>
    </w:p>
    <w:p w14:paraId="03694598" w14:textId="75C5AA40" w:rsidR="00B2079D" w:rsidRDefault="002B5FF4">
      <w:r>
        <w:t>The</w:t>
      </w:r>
      <w:r w:rsidR="00CC3892">
        <w:t xml:space="preserve"> project used SQL-based exploratory analysis</w:t>
      </w:r>
      <w:r w:rsidR="000B775E">
        <w:t xml:space="preserve">, </w:t>
      </w:r>
      <w:r w:rsidR="00CC3892">
        <w:t>K-Means clustering to summarize purchasing patterns in a dataset of 3,900 records</w:t>
      </w:r>
      <w:r w:rsidR="00A6669E">
        <w:t xml:space="preserve"> and Power BI to</w:t>
      </w:r>
      <w:r w:rsidR="008D34F5">
        <w:t xml:space="preserve"> present the results in </w:t>
      </w:r>
      <w:r w:rsidR="00A6669E">
        <w:t>an interactive D</w:t>
      </w:r>
      <w:r w:rsidR="00C86B7F">
        <w:t>ashboard.</w:t>
      </w:r>
      <w:r w:rsidR="00CC3892">
        <w:t xml:space="preserve"> Home Decor had the largest positive difference in average purchase amount between discounted and non-discounted records. The 36–45 age group had the highest average purchase amount, Spring had the highest total purchase amount, and Chicago had the highest location total among the locations </w:t>
      </w:r>
      <w:proofErr w:type="spellStart"/>
      <w:r w:rsidR="00CC3892">
        <w:t>analyzed</w:t>
      </w:r>
      <w:proofErr w:type="spellEnd"/>
      <w:r w:rsidR="00CC3892">
        <w:t xml:space="preserve">. The four-cluster </w:t>
      </w:r>
      <w:proofErr w:type="gramStart"/>
      <w:r w:rsidR="00CC3892">
        <w:t>Orange</w:t>
      </w:r>
      <w:proofErr w:type="gramEnd"/>
      <w:r w:rsidR="00CC3892">
        <w:t xml:space="preserve"> experiment grouped records by age and purchase amount, providing a starting point for differentiated marketing tests.</w:t>
      </w:r>
    </w:p>
    <w:p w14:paraId="789F828D" w14:textId="6F6EFB47" w:rsidR="00B2079D" w:rsidRDefault="00CC3892">
      <w:r>
        <w:t xml:space="preserve">Before implementing recommendations, the business should validate them using profit margins, discount costs, customer counts, campaign response and repeat-purchase outcomes. </w:t>
      </w:r>
    </w:p>
    <w:p w14:paraId="029FF147" w14:textId="77777777" w:rsidR="00697D45" w:rsidRDefault="00697D45"/>
    <w:p w14:paraId="5E532458" w14:textId="77777777" w:rsidR="00697D45" w:rsidRDefault="00697D45"/>
    <w:p w14:paraId="223EECEB" w14:textId="77777777" w:rsidR="00697D45" w:rsidRDefault="00697D45"/>
    <w:p w14:paraId="07C5F889" w14:textId="77777777" w:rsidR="00697D45" w:rsidRDefault="00697D45"/>
    <w:p w14:paraId="321E8AC8" w14:textId="77777777" w:rsidR="00697D45" w:rsidRDefault="00697D45"/>
    <w:p w14:paraId="2D63A417" w14:textId="77777777" w:rsidR="00697D45" w:rsidRDefault="00697D45"/>
    <w:p w14:paraId="695B7E0F" w14:textId="77777777" w:rsidR="00697D45" w:rsidRDefault="00697D45"/>
    <w:p w14:paraId="78C63645" w14:textId="77777777" w:rsidR="00697D45" w:rsidRDefault="00697D45"/>
    <w:p w14:paraId="5B733B66" w14:textId="77777777" w:rsidR="00697D45" w:rsidRDefault="00697D45"/>
    <w:p w14:paraId="0AF6BC44" w14:textId="77777777" w:rsidR="00697D45" w:rsidRDefault="00697D45"/>
    <w:p w14:paraId="617FDDD8" w14:textId="77777777" w:rsidR="00697D45" w:rsidRDefault="00697D45"/>
    <w:p w14:paraId="0C8DC9E2" w14:textId="77777777" w:rsidR="00697D45" w:rsidRDefault="00697D45"/>
    <w:p w14:paraId="6798A2EA" w14:textId="77777777" w:rsidR="00697D45" w:rsidRDefault="00697D45"/>
    <w:p w14:paraId="0148F664" w14:textId="77777777" w:rsidR="00697D45" w:rsidRDefault="00697D45"/>
    <w:p w14:paraId="785DDD8D" w14:textId="77777777" w:rsidR="00697D45" w:rsidRDefault="00697D45"/>
    <w:p w14:paraId="37E8AD7C" w14:textId="77777777" w:rsidR="00697D45" w:rsidRDefault="00697D45"/>
    <w:p w14:paraId="5E14DB21" w14:textId="77777777" w:rsidR="00697D45" w:rsidRDefault="00697D45"/>
    <w:p w14:paraId="412CE226" w14:textId="77777777" w:rsidR="00697D45" w:rsidRDefault="00697D45"/>
    <w:p w14:paraId="1E78FE2B" w14:textId="77777777" w:rsidR="00697D45" w:rsidRDefault="00697D45"/>
    <w:p w14:paraId="0CA65D22" w14:textId="77777777" w:rsidR="00697D45" w:rsidRDefault="00697D45"/>
    <w:p w14:paraId="3C09F84A" w14:textId="77777777" w:rsidR="00697D45" w:rsidRDefault="00697D45"/>
    <w:p w14:paraId="050819AE" w14:textId="77777777" w:rsidR="00697D45" w:rsidRDefault="00697D45"/>
    <w:p w14:paraId="4FADF262" w14:textId="77777777" w:rsidR="00697D45" w:rsidRDefault="00697D45"/>
    <w:p w14:paraId="14AE7C58" w14:textId="77777777" w:rsidR="00697D45" w:rsidRDefault="00697D45"/>
    <w:p w14:paraId="1A604D1E" w14:textId="36DEB187" w:rsidR="00B2079D" w:rsidRDefault="00B4494D">
      <w:pPr>
        <w:pStyle w:val="Heading1"/>
      </w:pPr>
      <w:r>
        <w:lastRenderedPageBreak/>
        <w:t>10</w:t>
      </w:r>
      <w:r w:rsidR="00CC3892">
        <w:t xml:space="preserve">. </w:t>
      </w:r>
      <w:r w:rsidR="008418C1">
        <w:t xml:space="preserve">Screenshots </w:t>
      </w:r>
    </w:p>
    <w:p w14:paraId="3B6A6D28" w14:textId="77777777" w:rsidR="00C069D9" w:rsidRDefault="00C069D9" w:rsidP="00C069D9"/>
    <w:p w14:paraId="03F598F6" w14:textId="341224A3" w:rsidR="00ED54CC" w:rsidRDefault="004F191C" w:rsidP="00C069D9">
      <w:r>
        <w:rPr>
          <w:noProof/>
        </w:rPr>
        <w:drawing>
          <wp:inline distT="0" distB="0" distL="0" distR="0" wp14:anchorId="093E3F21" wp14:editId="1D2C233A">
            <wp:extent cx="6845300" cy="4660900"/>
            <wp:effectExtent l="0" t="0" r="0" b="6350"/>
            <wp:docPr id="148301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11005" name="Picture 1483011005"/>
                    <pic:cNvPicPr/>
                  </pic:nvPicPr>
                  <pic:blipFill rotWithShape="1">
                    <a:blip r:embed="rId8"/>
                    <a:srcRect t="1471"/>
                    <a:stretch>
                      <a:fillRect/>
                    </a:stretch>
                  </pic:blipFill>
                  <pic:spPr bwMode="auto">
                    <a:xfrm>
                      <a:off x="0" y="0"/>
                      <a:ext cx="6845300" cy="4660900"/>
                    </a:xfrm>
                    <a:prstGeom prst="rect">
                      <a:avLst/>
                    </a:prstGeom>
                    <a:ln>
                      <a:noFill/>
                    </a:ln>
                    <a:extLst>
                      <a:ext uri="{53640926-AAD7-44D8-BBD7-CCE9431645EC}">
                        <a14:shadowObscured xmlns:a14="http://schemas.microsoft.com/office/drawing/2010/main"/>
                      </a:ext>
                    </a:extLst>
                  </pic:spPr>
                </pic:pic>
              </a:graphicData>
            </a:graphic>
          </wp:inline>
        </w:drawing>
      </w:r>
    </w:p>
    <w:p w14:paraId="209B49F5" w14:textId="77777777" w:rsidR="00982288" w:rsidRPr="00982288" w:rsidRDefault="00982288" w:rsidP="00982288"/>
    <w:p w14:paraId="6CADB177" w14:textId="6ED57EF6" w:rsidR="00140B6A" w:rsidRDefault="001C4EB6" w:rsidP="001C4EB6">
      <w:r>
        <w:rPr>
          <w:noProof/>
        </w:rPr>
        <w:drawing>
          <wp:inline distT="0" distB="0" distL="0" distR="0" wp14:anchorId="0F749483" wp14:editId="0C44676D">
            <wp:extent cx="6864350" cy="3435350"/>
            <wp:effectExtent l="0" t="0" r="0" b="0"/>
            <wp:docPr id="13340852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85284" name="Picture 1334085284"/>
                    <pic:cNvPicPr/>
                  </pic:nvPicPr>
                  <pic:blipFill rotWithShape="1">
                    <a:blip r:embed="rId9"/>
                    <a:srcRect b="6340"/>
                    <a:stretch>
                      <a:fillRect/>
                    </a:stretch>
                  </pic:blipFill>
                  <pic:spPr bwMode="auto">
                    <a:xfrm>
                      <a:off x="0" y="0"/>
                      <a:ext cx="6906404" cy="3456396"/>
                    </a:xfrm>
                    <a:prstGeom prst="rect">
                      <a:avLst/>
                    </a:prstGeom>
                    <a:ln>
                      <a:noFill/>
                    </a:ln>
                    <a:extLst>
                      <a:ext uri="{53640926-AAD7-44D8-BBD7-CCE9431645EC}">
                        <a14:shadowObscured xmlns:a14="http://schemas.microsoft.com/office/drawing/2010/main"/>
                      </a:ext>
                    </a:extLst>
                  </pic:spPr>
                </pic:pic>
              </a:graphicData>
            </a:graphic>
          </wp:inline>
        </w:drawing>
      </w:r>
    </w:p>
    <w:p w14:paraId="573AD4B3" w14:textId="795A8D45" w:rsidR="00162E61" w:rsidRDefault="00745BEF" w:rsidP="001C4EB6">
      <w:r>
        <w:rPr>
          <w:noProof/>
        </w:rPr>
        <w:lastRenderedPageBreak/>
        <w:drawing>
          <wp:anchor distT="0" distB="0" distL="114300" distR="114300" simplePos="0" relativeHeight="251658240" behindDoc="0" locked="0" layoutInCell="1" allowOverlap="1" wp14:anchorId="20344BE8" wp14:editId="1F5EE2BA">
            <wp:simplePos x="0" y="0"/>
            <wp:positionH relativeFrom="margin">
              <wp:align>left</wp:align>
            </wp:positionH>
            <wp:positionV relativeFrom="paragraph">
              <wp:posOffset>179070</wp:posOffset>
            </wp:positionV>
            <wp:extent cx="6813550" cy="3556000"/>
            <wp:effectExtent l="0" t="0" r="6350" b="6350"/>
            <wp:wrapSquare wrapText="bothSides"/>
            <wp:docPr id="3572781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78158" name="Picture 357278158"/>
                    <pic:cNvPicPr/>
                  </pic:nvPicPr>
                  <pic:blipFill rotWithShape="1">
                    <a:blip r:embed="rId10"/>
                    <a:srcRect b="5582"/>
                    <a:stretch>
                      <a:fillRect/>
                    </a:stretch>
                  </pic:blipFill>
                  <pic:spPr bwMode="auto">
                    <a:xfrm>
                      <a:off x="0" y="0"/>
                      <a:ext cx="6813550" cy="3556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AA97AB3" w14:textId="57A1E853" w:rsidR="00982288" w:rsidRDefault="00982288" w:rsidP="001C4EB6"/>
    <w:p w14:paraId="6C3945B5" w14:textId="1A100F8D" w:rsidR="00982288" w:rsidRDefault="00982288" w:rsidP="001C4EB6"/>
    <w:p w14:paraId="710B0B10" w14:textId="77777777" w:rsidR="00162E61" w:rsidRPr="00162E61" w:rsidRDefault="00162E61" w:rsidP="00162E61"/>
    <w:p w14:paraId="22EC143C" w14:textId="2FB4B74E" w:rsidR="00982288" w:rsidRDefault="00982288" w:rsidP="001C4EB6">
      <w:r>
        <w:rPr>
          <w:noProof/>
        </w:rPr>
        <w:drawing>
          <wp:inline distT="0" distB="0" distL="0" distR="0" wp14:anchorId="45EB2D42" wp14:editId="1AC84CA9">
            <wp:extent cx="6826250" cy="4051300"/>
            <wp:effectExtent l="0" t="0" r="0" b="6350"/>
            <wp:docPr id="21383752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75275" name="Picture 2138375275"/>
                    <pic:cNvPicPr/>
                  </pic:nvPicPr>
                  <pic:blipFill rotWithShape="1">
                    <a:blip r:embed="rId11"/>
                    <a:srcRect b="5397"/>
                    <a:stretch>
                      <a:fillRect/>
                    </a:stretch>
                  </pic:blipFill>
                  <pic:spPr bwMode="auto">
                    <a:xfrm>
                      <a:off x="0" y="0"/>
                      <a:ext cx="6895874" cy="4092621"/>
                    </a:xfrm>
                    <a:prstGeom prst="rect">
                      <a:avLst/>
                    </a:prstGeom>
                    <a:ln>
                      <a:noFill/>
                    </a:ln>
                    <a:extLst>
                      <a:ext uri="{53640926-AAD7-44D8-BBD7-CCE9431645EC}">
                        <a14:shadowObscured xmlns:a14="http://schemas.microsoft.com/office/drawing/2010/main"/>
                      </a:ext>
                    </a:extLst>
                  </pic:spPr>
                </pic:pic>
              </a:graphicData>
            </a:graphic>
          </wp:inline>
        </w:drawing>
      </w:r>
    </w:p>
    <w:p w14:paraId="418FCC36" w14:textId="77777777" w:rsidR="006E0ACA" w:rsidRDefault="006E0ACA" w:rsidP="001C4EB6"/>
    <w:p w14:paraId="5AFA1D01" w14:textId="1A546AFD" w:rsidR="0034525A" w:rsidRDefault="0034525A" w:rsidP="001C4EB6">
      <w:r>
        <w:rPr>
          <w:noProof/>
        </w:rPr>
        <w:lastRenderedPageBreak/>
        <w:drawing>
          <wp:inline distT="0" distB="0" distL="0" distR="0" wp14:anchorId="33993890" wp14:editId="144987C0">
            <wp:extent cx="6851650" cy="4324350"/>
            <wp:effectExtent l="0" t="0" r="6350" b="0"/>
            <wp:docPr id="1099983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83639" name="Picture 1099983639"/>
                    <pic:cNvPicPr/>
                  </pic:nvPicPr>
                  <pic:blipFill>
                    <a:blip r:embed="rId12"/>
                    <a:stretch>
                      <a:fillRect/>
                    </a:stretch>
                  </pic:blipFill>
                  <pic:spPr>
                    <a:xfrm>
                      <a:off x="0" y="0"/>
                      <a:ext cx="6892665" cy="4350236"/>
                    </a:xfrm>
                    <a:prstGeom prst="rect">
                      <a:avLst/>
                    </a:prstGeom>
                  </pic:spPr>
                </pic:pic>
              </a:graphicData>
            </a:graphic>
          </wp:inline>
        </w:drawing>
      </w:r>
    </w:p>
    <w:p w14:paraId="737AEA54" w14:textId="77777777" w:rsidR="00162E61" w:rsidRDefault="00162E61" w:rsidP="001C4EB6"/>
    <w:p w14:paraId="5F4CC030" w14:textId="77777777" w:rsidR="0034525A" w:rsidRDefault="0034525A" w:rsidP="001C4EB6"/>
    <w:p w14:paraId="5B87E29B" w14:textId="56ADE3FF" w:rsidR="00982288" w:rsidRDefault="00982288" w:rsidP="001C4EB6">
      <w:r>
        <w:rPr>
          <w:noProof/>
        </w:rPr>
        <w:drawing>
          <wp:inline distT="0" distB="0" distL="0" distR="0" wp14:anchorId="498FC7CA" wp14:editId="611F8B1C">
            <wp:extent cx="6838950" cy="3714750"/>
            <wp:effectExtent l="0" t="0" r="0" b="0"/>
            <wp:docPr id="6772514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51467" name="Picture 677251467"/>
                    <pic:cNvPicPr/>
                  </pic:nvPicPr>
                  <pic:blipFill rotWithShape="1">
                    <a:blip r:embed="rId13"/>
                    <a:srcRect b="5017"/>
                    <a:stretch>
                      <a:fillRect/>
                    </a:stretch>
                  </pic:blipFill>
                  <pic:spPr bwMode="auto">
                    <a:xfrm>
                      <a:off x="0" y="0"/>
                      <a:ext cx="6906708" cy="3751554"/>
                    </a:xfrm>
                    <a:prstGeom prst="rect">
                      <a:avLst/>
                    </a:prstGeom>
                    <a:ln>
                      <a:noFill/>
                    </a:ln>
                    <a:extLst>
                      <a:ext uri="{53640926-AAD7-44D8-BBD7-CCE9431645EC}">
                        <a14:shadowObscured xmlns:a14="http://schemas.microsoft.com/office/drawing/2010/main"/>
                      </a:ext>
                    </a:extLst>
                  </pic:spPr>
                </pic:pic>
              </a:graphicData>
            </a:graphic>
          </wp:inline>
        </w:drawing>
      </w:r>
    </w:p>
    <w:p w14:paraId="3C1069CD" w14:textId="77777777" w:rsidR="00162E61" w:rsidRDefault="00162E61" w:rsidP="001C4EB6"/>
    <w:p w14:paraId="0E177437" w14:textId="77777777" w:rsidR="00162E61" w:rsidRDefault="00162E61" w:rsidP="001C4EB6"/>
    <w:p w14:paraId="0A533937" w14:textId="77777777" w:rsidR="00BB217D" w:rsidRDefault="00982288" w:rsidP="001C4EB6">
      <w:r>
        <w:rPr>
          <w:noProof/>
        </w:rPr>
        <w:lastRenderedPageBreak/>
        <w:drawing>
          <wp:inline distT="0" distB="0" distL="0" distR="0" wp14:anchorId="2B992254" wp14:editId="5F43F434">
            <wp:extent cx="6851650" cy="3981450"/>
            <wp:effectExtent l="0" t="0" r="6350" b="0"/>
            <wp:docPr id="11325410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41064" name="Picture 1132541064"/>
                    <pic:cNvPicPr/>
                  </pic:nvPicPr>
                  <pic:blipFill rotWithShape="1">
                    <a:blip r:embed="rId14"/>
                    <a:srcRect b="5375"/>
                    <a:stretch>
                      <a:fillRect/>
                    </a:stretch>
                  </pic:blipFill>
                  <pic:spPr bwMode="auto">
                    <a:xfrm>
                      <a:off x="0" y="0"/>
                      <a:ext cx="6955132" cy="4041583"/>
                    </a:xfrm>
                    <a:prstGeom prst="rect">
                      <a:avLst/>
                    </a:prstGeom>
                    <a:ln>
                      <a:noFill/>
                    </a:ln>
                    <a:extLst>
                      <a:ext uri="{53640926-AAD7-44D8-BBD7-CCE9431645EC}">
                        <a14:shadowObscured xmlns:a14="http://schemas.microsoft.com/office/drawing/2010/main"/>
                      </a:ext>
                    </a:extLst>
                  </pic:spPr>
                </pic:pic>
              </a:graphicData>
            </a:graphic>
          </wp:inline>
        </w:drawing>
      </w:r>
    </w:p>
    <w:p w14:paraId="6CF80426" w14:textId="77777777" w:rsidR="00D1636E" w:rsidRDefault="00D1636E" w:rsidP="001C4EB6"/>
    <w:p w14:paraId="013B0A99" w14:textId="77777777" w:rsidR="00364CE6" w:rsidRDefault="00BB217D" w:rsidP="001C4EB6">
      <w:r>
        <w:rPr>
          <w:noProof/>
        </w:rPr>
        <w:drawing>
          <wp:inline distT="0" distB="0" distL="0" distR="0" wp14:anchorId="3FE86DB8" wp14:editId="5F0DF0E6">
            <wp:extent cx="6838950" cy="4006850"/>
            <wp:effectExtent l="0" t="0" r="0" b="0"/>
            <wp:docPr id="4449361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36168" name="Picture 444936168"/>
                    <pic:cNvPicPr/>
                  </pic:nvPicPr>
                  <pic:blipFill rotWithShape="1">
                    <a:blip r:embed="rId15"/>
                    <a:srcRect b="5650"/>
                    <a:stretch>
                      <a:fillRect/>
                    </a:stretch>
                  </pic:blipFill>
                  <pic:spPr bwMode="auto">
                    <a:xfrm>
                      <a:off x="0" y="0"/>
                      <a:ext cx="6870516" cy="4025344"/>
                    </a:xfrm>
                    <a:prstGeom prst="rect">
                      <a:avLst/>
                    </a:prstGeom>
                    <a:ln>
                      <a:noFill/>
                    </a:ln>
                    <a:extLst>
                      <a:ext uri="{53640926-AAD7-44D8-BBD7-CCE9431645EC}">
                        <a14:shadowObscured xmlns:a14="http://schemas.microsoft.com/office/drawing/2010/main"/>
                      </a:ext>
                    </a:extLst>
                  </pic:spPr>
                </pic:pic>
              </a:graphicData>
            </a:graphic>
          </wp:inline>
        </w:drawing>
      </w:r>
    </w:p>
    <w:p w14:paraId="78C4EFBC" w14:textId="77777777" w:rsidR="00162E61" w:rsidRDefault="00162E61" w:rsidP="001C4EB6"/>
    <w:p w14:paraId="41A6CA86" w14:textId="77777777" w:rsidR="00364CE6" w:rsidRDefault="00364CE6" w:rsidP="001C4EB6"/>
    <w:p w14:paraId="0B033567" w14:textId="3DB5B92C" w:rsidR="00BB29F6" w:rsidRPr="00140B6A" w:rsidRDefault="00364CE6" w:rsidP="001C4EB6">
      <w:r>
        <w:rPr>
          <w:noProof/>
        </w:rPr>
        <w:lastRenderedPageBreak/>
        <w:drawing>
          <wp:inline distT="0" distB="0" distL="0" distR="0" wp14:anchorId="7F8D980F" wp14:editId="750C82DC">
            <wp:extent cx="6502400" cy="4006850"/>
            <wp:effectExtent l="0" t="0" r="0" b="0"/>
            <wp:docPr id="16997848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84884" name="Picture 1699784884"/>
                    <pic:cNvPicPr/>
                  </pic:nvPicPr>
                  <pic:blipFill rotWithShape="1">
                    <a:blip r:embed="rId16"/>
                    <a:srcRect b="5652"/>
                    <a:stretch>
                      <a:fillRect/>
                    </a:stretch>
                  </pic:blipFill>
                  <pic:spPr bwMode="auto">
                    <a:xfrm>
                      <a:off x="0" y="0"/>
                      <a:ext cx="6579314" cy="4054245"/>
                    </a:xfrm>
                    <a:prstGeom prst="rect">
                      <a:avLst/>
                    </a:prstGeom>
                    <a:ln>
                      <a:noFill/>
                    </a:ln>
                    <a:extLst>
                      <a:ext uri="{53640926-AAD7-44D8-BBD7-CCE9431645EC}">
                        <a14:shadowObscured xmlns:a14="http://schemas.microsoft.com/office/drawing/2010/main"/>
                      </a:ext>
                    </a:extLst>
                  </pic:spPr>
                </pic:pic>
              </a:graphicData>
            </a:graphic>
          </wp:inline>
        </w:drawing>
      </w:r>
      <w:r w:rsidR="00982288">
        <w:br w:type="textWrapping" w:clear="all"/>
      </w:r>
    </w:p>
    <w:p w14:paraId="10C4A742" w14:textId="2F2B106C" w:rsidR="000A1426" w:rsidRDefault="000A1426" w:rsidP="001C4EB6">
      <w:pPr>
        <w:pStyle w:val="ListBullet"/>
        <w:numPr>
          <w:ilvl w:val="0"/>
          <w:numId w:val="0"/>
        </w:numPr>
        <w:ind w:left="360"/>
      </w:pPr>
    </w:p>
    <w:p w14:paraId="0C7C776E" w14:textId="77777777" w:rsidR="00B43348" w:rsidRDefault="00B43348" w:rsidP="00B43348">
      <w:pPr>
        <w:pStyle w:val="ListBullet"/>
        <w:numPr>
          <w:ilvl w:val="0"/>
          <w:numId w:val="0"/>
        </w:numPr>
        <w:ind w:left="360"/>
      </w:pPr>
    </w:p>
    <w:p w14:paraId="42B96E35" w14:textId="77777777" w:rsidR="00B43348" w:rsidRDefault="00B43348" w:rsidP="00B43348">
      <w:pPr>
        <w:pStyle w:val="ListBullet"/>
        <w:numPr>
          <w:ilvl w:val="0"/>
          <w:numId w:val="0"/>
        </w:numPr>
        <w:ind w:left="360"/>
      </w:pPr>
    </w:p>
    <w:p w14:paraId="627993CE" w14:textId="77777777" w:rsidR="00B43348" w:rsidRDefault="00B43348" w:rsidP="00B43348">
      <w:pPr>
        <w:pStyle w:val="ListBullet"/>
        <w:numPr>
          <w:ilvl w:val="0"/>
          <w:numId w:val="0"/>
        </w:numPr>
        <w:ind w:left="360"/>
      </w:pPr>
    </w:p>
    <w:p w14:paraId="390EAD9B" w14:textId="77777777" w:rsidR="00B43348" w:rsidRDefault="00B43348" w:rsidP="00B43348">
      <w:pPr>
        <w:pStyle w:val="ListBullet"/>
        <w:numPr>
          <w:ilvl w:val="0"/>
          <w:numId w:val="0"/>
        </w:numPr>
        <w:ind w:left="360"/>
      </w:pPr>
    </w:p>
    <w:p w14:paraId="759491DC" w14:textId="5154838D" w:rsidR="001C4EB6" w:rsidRDefault="001C4EB6" w:rsidP="001C4EB6">
      <w:pPr>
        <w:pStyle w:val="ListBullet"/>
        <w:numPr>
          <w:ilvl w:val="0"/>
          <w:numId w:val="0"/>
        </w:numPr>
      </w:pPr>
    </w:p>
    <w:p w14:paraId="7DB4C974" w14:textId="77777777" w:rsidR="001C4EB6" w:rsidRDefault="001C4EB6" w:rsidP="001C4EB6">
      <w:pPr>
        <w:pStyle w:val="ListBullet"/>
        <w:numPr>
          <w:ilvl w:val="0"/>
          <w:numId w:val="0"/>
        </w:numPr>
      </w:pPr>
    </w:p>
    <w:p w14:paraId="1A87C6D3" w14:textId="77777777" w:rsidR="001C4EB6" w:rsidRDefault="001C4EB6" w:rsidP="001C4EB6">
      <w:pPr>
        <w:pStyle w:val="ListBullet"/>
        <w:numPr>
          <w:ilvl w:val="0"/>
          <w:numId w:val="0"/>
        </w:numPr>
      </w:pPr>
    </w:p>
    <w:p w14:paraId="5B031971" w14:textId="77777777" w:rsidR="001C4EB6" w:rsidRDefault="001C4EB6" w:rsidP="001C4EB6">
      <w:pPr>
        <w:pStyle w:val="ListBullet"/>
        <w:numPr>
          <w:ilvl w:val="0"/>
          <w:numId w:val="0"/>
        </w:numPr>
      </w:pPr>
    </w:p>
    <w:p w14:paraId="49770443" w14:textId="77777777" w:rsidR="001C4EB6" w:rsidRDefault="001C4EB6" w:rsidP="001C4EB6">
      <w:pPr>
        <w:pStyle w:val="ListBullet"/>
        <w:numPr>
          <w:ilvl w:val="0"/>
          <w:numId w:val="0"/>
        </w:numPr>
      </w:pPr>
    </w:p>
    <w:p w14:paraId="62D3352A" w14:textId="77777777" w:rsidR="001C4EB6" w:rsidRDefault="001C4EB6" w:rsidP="001C4EB6">
      <w:pPr>
        <w:pStyle w:val="ListBullet"/>
        <w:numPr>
          <w:ilvl w:val="0"/>
          <w:numId w:val="0"/>
        </w:numPr>
      </w:pPr>
    </w:p>
    <w:p w14:paraId="59B7DBE8" w14:textId="77777777" w:rsidR="001C4EB6" w:rsidRDefault="001C4EB6" w:rsidP="001C4EB6">
      <w:pPr>
        <w:pStyle w:val="ListBullet"/>
        <w:numPr>
          <w:ilvl w:val="0"/>
          <w:numId w:val="0"/>
        </w:numPr>
      </w:pPr>
    </w:p>
    <w:p w14:paraId="2373A68D" w14:textId="77777777" w:rsidR="001C4EB6" w:rsidRDefault="001C4EB6" w:rsidP="001C4EB6">
      <w:pPr>
        <w:pStyle w:val="ListBullet"/>
        <w:numPr>
          <w:ilvl w:val="0"/>
          <w:numId w:val="0"/>
        </w:numPr>
      </w:pPr>
    </w:p>
    <w:p w14:paraId="350B8D91" w14:textId="262F5C8B" w:rsidR="00B2079D" w:rsidRDefault="00B2079D" w:rsidP="00BB29F6">
      <w:pPr>
        <w:pStyle w:val="ListBullet"/>
        <w:numPr>
          <w:ilvl w:val="0"/>
          <w:numId w:val="0"/>
        </w:numPr>
        <w:ind w:left="360" w:hanging="360"/>
      </w:pPr>
    </w:p>
    <w:sectPr w:rsidR="00B2079D"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79AC5" w14:textId="77777777" w:rsidR="00A22259" w:rsidRDefault="00A22259">
      <w:r>
        <w:separator/>
      </w:r>
    </w:p>
  </w:endnote>
  <w:endnote w:type="continuationSeparator" w:id="0">
    <w:p w14:paraId="7938F9B2" w14:textId="77777777" w:rsidR="00A22259" w:rsidRDefault="00A222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494F3" w14:textId="77777777" w:rsidR="00A22259" w:rsidRDefault="00A22259">
      <w:r>
        <w:separator/>
      </w:r>
    </w:p>
  </w:footnote>
  <w:footnote w:type="continuationSeparator" w:id="0">
    <w:p w14:paraId="1446A15A" w14:textId="77777777" w:rsidR="00A22259" w:rsidRDefault="00A222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8D44B9"/>
    <w:multiLevelType w:val="multilevel"/>
    <w:tmpl w:val="54F81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BE3621"/>
    <w:multiLevelType w:val="hybridMultilevel"/>
    <w:tmpl w:val="AD1A3E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DA164FD"/>
    <w:multiLevelType w:val="multilevel"/>
    <w:tmpl w:val="1C82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4A5D7D"/>
    <w:multiLevelType w:val="multilevel"/>
    <w:tmpl w:val="7D08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121873"/>
    <w:multiLevelType w:val="hybridMultilevel"/>
    <w:tmpl w:val="5C36099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A400C43"/>
    <w:multiLevelType w:val="multilevel"/>
    <w:tmpl w:val="4500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DB4168"/>
    <w:multiLevelType w:val="multilevel"/>
    <w:tmpl w:val="FB46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7663585">
    <w:abstractNumId w:val="8"/>
  </w:num>
  <w:num w:numId="2" w16cid:durableId="560755165">
    <w:abstractNumId w:val="6"/>
  </w:num>
  <w:num w:numId="3" w16cid:durableId="1363289302">
    <w:abstractNumId w:val="5"/>
  </w:num>
  <w:num w:numId="4" w16cid:durableId="664207701">
    <w:abstractNumId w:val="4"/>
  </w:num>
  <w:num w:numId="5" w16cid:durableId="7828338">
    <w:abstractNumId w:val="7"/>
  </w:num>
  <w:num w:numId="6" w16cid:durableId="948046438">
    <w:abstractNumId w:val="3"/>
  </w:num>
  <w:num w:numId="7" w16cid:durableId="2013995315">
    <w:abstractNumId w:val="2"/>
  </w:num>
  <w:num w:numId="8" w16cid:durableId="616912002">
    <w:abstractNumId w:val="1"/>
  </w:num>
  <w:num w:numId="9" w16cid:durableId="2029257104">
    <w:abstractNumId w:val="0"/>
  </w:num>
  <w:num w:numId="10" w16cid:durableId="2050298676">
    <w:abstractNumId w:val="11"/>
  </w:num>
  <w:num w:numId="11" w16cid:durableId="2043435216">
    <w:abstractNumId w:val="14"/>
  </w:num>
  <w:num w:numId="12" w16cid:durableId="1914778705">
    <w:abstractNumId w:val="15"/>
  </w:num>
  <w:num w:numId="13" w16cid:durableId="452362168">
    <w:abstractNumId w:val="12"/>
  </w:num>
  <w:num w:numId="14" w16cid:durableId="90471817">
    <w:abstractNumId w:val="9"/>
  </w:num>
  <w:num w:numId="15" w16cid:durableId="375787043">
    <w:abstractNumId w:val="10"/>
  </w:num>
  <w:num w:numId="16" w16cid:durableId="21088399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5EC"/>
    <w:rsid w:val="000345EB"/>
    <w:rsid w:val="00034616"/>
    <w:rsid w:val="000352DF"/>
    <w:rsid w:val="0004107F"/>
    <w:rsid w:val="00060048"/>
    <w:rsid w:val="0006063C"/>
    <w:rsid w:val="000613E8"/>
    <w:rsid w:val="00062FDE"/>
    <w:rsid w:val="000710E8"/>
    <w:rsid w:val="00075AC2"/>
    <w:rsid w:val="00091009"/>
    <w:rsid w:val="000A1426"/>
    <w:rsid w:val="000B42E1"/>
    <w:rsid w:val="000B775E"/>
    <w:rsid w:val="000E2092"/>
    <w:rsid w:val="001160D7"/>
    <w:rsid w:val="0012420D"/>
    <w:rsid w:val="001259B5"/>
    <w:rsid w:val="00140B6A"/>
    <w:rsid w:val="001462D1"/>
    <w:rsid w:val="0015074B"/>
    <w:rsid w:val="00162E61"/>
    <w:rsid w:val="00176FE4"/>
    <w:rsid w:val="00181E26"/>
    <w:rsid w:val="001909E0"/>
    <w:rsid w:val="00193824"/>
    <w:rsid w:val="001B7541"/>
    <w:rsid w:val="001C3B62"/>
    <w:rsid w:val="001C4EB6"/>
    <w:rsid w:val="001C705E"/>
    <w:rsid w:val="001D3082"/>
    <w:rsid w:val="001E0749"/>
    <w:rsid w:val="001F7522"/>
    <w:rsid w:val="0020695D"/>
    <w:rsid w:val="0023062C"/>
    <w:rsid w:val="00234A76"/>
    <w:rsid w:val="00235AA5"/>
    <w:rsid w:val="002369A9"/>
    <w:rsid w:val="00246F47"/>
    <w:rsid w:val="00263B74"/>
    <w:rsid w:val="0026629C"/>
    <w:rsid w:val="00273CA2"/>
    <w:rsid w:val="002802A8"/>
    <w:rsid w:val="002955B3"/>
    <w:rsid w:val="0029639D"/>
    <w:rsid w:val="00297FBF"/>
    <w:rsid w:val="002A0AC5"/>
    <w:rsid w:val="002A22B1"/>
    <w:rsid w:val="002B5FF4"/>
    <w:rsid w:val="002C0F0C"/>
    <w:rsid w:val="002C264C"/>
    <w:rsid w:val="002C796E"/>
    <w:rsid w:val="002D02FC"/>
    <w:rsid w:val="002D1D2E"/>
    <w:rsid w:val="002D4545"/>
    <w:rsid w:val="002E315F"/>
    <w:rsid w:val="00315D51"/>
    <w:rsid w:val="003168F3"/>
    <w:rsid w:val="00320934"/>
    <w:rsid w:val="00326F90"/>
    <w:rsid w:val="0034525A"/>
    <w:rsid w:val="003554C3"/>
    <w:rsid w:val="00364CE6"/>
    <w:rsid w:val="00384F50"/>
    <w:rsid w:val="00393190"/>
    <w:rsid w:val="00397650"/>
    <w:rsid w:val="003A7040"/>
    <w:rsid w:val="003C02B6"/>
    <w:rsid w:val="003D6DE9"/>
    <w:rsid w:val="003E717A"/>
    <w:rsid w:val="003F3AE5"/>
    <w:rsid w:val="004106C4"/>
    <w:rsid w:val="004314EB"/>
    <w:rsid w:val="0043168D"/>
    <w:rsid w:val="00446C35"/>
    <w:rsid w:val="0046101B"/>
    <w:rsid w:val="00462819"/>
    <w:rsid w:val="00465E02"/>
    <w:rsid w:val="00467552"/>
    <w:rsid w:val="004861CA"/>
    <w:rsid w:val="004A3C1C"/>
    <w:rsid w:val="004E0550"/>
    <w:rsid w:val="004F191C"/>
    <w:rsid w:val="00521BA5"/>
    <w:rsid w:val="00532875"/>
    <w:rsid w:val="00543181"/>
    <w:rsid w:val="00554FB4"/>
    <w:rsid w:val="00565F1D"/>
    <w:rsid w:val="00566889"/>
    <w:rsid w:val="00584FF9"/>
    <w:rsid w:val="005856D8"/>
    <w:rsid w:val="0059605C"/>
    <w:rsid w:val="005966BB"/>
    <w:rsid w:val="005B55E0"/>
    <w:rsid w:val="005D24A8"/>
    <w:rsid w:val="00636B78"/>
    <w:rsid w:val="00642FF0"/>
    <w:rsid w:val="00646DC4"/>
    <w:rsid w:val="00656AF2"/>
    <w:rsid w:val="0067033E"/>
    <w:rsid w:val="00673805"/>
    <w:rsid w:val="00676520"/>
    <w:rsid w:val="00683F1E"/>
    <w:rsid w:val="0069012F"/>
    <w:rsid w:val="00697D45"/>
    <w:rsid w:val="006B0354"/>
    <w:rsid w:val="006B71E9"/>
    <w:rsid w:val="006D4AEF"/>
    <w:rsid w:val="006E0ACA"/>
    <w:rsid w:val="006F5F7D"/>
    <w:rsid w:val="00716A56"/>
    <w:rsid w:val="00745BEF"/>
    <w:rsid w:val="00760DDF"/>
    <w:rsid w:val="00780794"/>
    <w:rsid w:val="0079135C"/>
    <w:rsid w:val="007D3CA6"/>
    <w:rsid w:val="007D5E61"/>
    <w:rsid w:val="007E7A00"/>
    <w:rsid w:val="007F476C"/>
    <w:rsid w:val="008018B9"/>
    <w:rsid w:val="008418C1"/>
    <w:rsid w:val="0084346A"/>
    <w:rsid w:val="008451B3"/>
    <w:rsid w:val="00847941"/>
    <w:rsid w:val="00853E55"/>
    <w:rsid w:val="008549C0"/>
    <w:rsid w:val="00856B83"/>
    <w:rsid w:val="008639EC"/>
    <w:rsid w:val="00870918"/>
    <w:rsid w:val="00890679"/>
    <w:rsid w:val="00893690"/>
    <w:rsid w:val="008A0D17"/>
    <w:rsid w:val="008A7178"/>
    <w:rsid w:val="008B307D"/>
    <w:rsid w:val="008D34F5"/>
    <w:rsid w:val="0090229E"/>
    <w:rsid w:val="00914DB0"/>
    <w:rsid w:val="0092125A"/>
    <w:rsid w:val="009269F2"/>
    <w:rsid w:val="00933967"/>
    <w:rsid w:val="00975929"/>
    <w:rsid w:val="009806EE"/>
    <w:rsid w:val="00982288"/>
    <w:rsid w:val="009C1204"/>
    <w:rsid w:val="009F2682"/>
    <w:rsid w:val="009F6E0B"/>
    <w:rsid w:val="009F7A66"/>
    <w:rsid w:val="00A22259"/>
    <w:rsid w:val="00A24431"/>
    <w:rsid w:val="00A24E1A"/>
    <w:rsid w:val="00A25454"/>
    <w:rsid w:val="00A25C23"/>
    <w:rsid w:val="00A41F66"/>
    <w:rsid w:val="00A464E7"/>
    <w:rsid w:val="00A50259"/>
    <w:rsid w:val="00A54A8F"/>
    <w:rsid w:val="00A6669E"/>
    <w:rsid w:val="00A76669"/>
    <w:rsid w:val="00A86EC4"/>
    <w:rsid w:val="00AA1D8D"/>
    <w:rsid w:val="00AA6252"/>
    <w:rsid w:val="00AD1889"/>
    <w:rsid w:val="00AD28D3"/>
    <w:rsid w:val="00AF0FB3"/>
    <w:rsid w:val="00B1361C"/>
    <w:rsid w:val="00B2079D"/>
    <w:rsid w:val="00B25AF8"/>
    <w:rsid w:val="00B317A3"/>
    <w:rsid w:val="00B43348"/>
    <w:rsid w:val="00B4494D"/>
    <w:rsid w:val="00B47730"/>
    <w:rsid w:val="00B812C6"/>
    <w:rsid w:val="00B85DD2"/>
    <w:rsid w:val="00BB0115"/>
    <w:rsid w:val="00BB217D"/>
    <w:rsid w:val="00BB29F6"/>
    <w:rsid w:val="00BB4469"/>
    <w:rsid w:val="00BB504E"/>
    <w:rsid w:val="00BB7277"/>
    <w:rsid w:val="00BC26AC"/>
    <w:rsid w:val="00BD176D"/>
    <w:rsid w:val="00BD4AC2"/>
    <w:rsid w:val="00BE0996"/>
    <w:rsid w:val="00C069D9"/>
    <w:rsid w:val="00C139DD"/>
    <w:rsid w:val="00C24CB2"/>
    <w:rsid w:val="00C27CB5"/>
    <w:rsid w:val="00C301EC"/>
    <w:rsid w:val="00C33143"/>
    <w:rsid w:val="00C365C8"/>
    <w:rsid w:val="00C40206"/>
    <w:rsid w:val="00C74BAD"/>
    <w:rsid w:val="00C77B2B"/>
    <w:rsid w:val="00C837C4"/>
    <w:rsid w:val="00C86B7F"/>
    <w:rsid w:val="00CB0664"/>
    <w:rsid w:val="00CB46DF"/>
    <w:rsid w:val="00CC141C"/>
    <w:rsid w:val="00CC3892"/>
    <w:rsid w:val="00CC6F23"/>
    <w:rsid w:val="00CD717E"/>
    <w:rsid w:val="00CE573A"/>
    <w:rsid w:val="00CF29F8"/>
    <w:rsid w:val="00D03ACA"/>
    <w:rsid w:val="00D1636E"/>
    <w:rsid w:val="00D351E0"/>
    <w:rsid w:val="00D436C2"/>
    <w:rsid w:val="00D6311C"/>
    <w:rsid w:val="00D670ED"/>
    <w:rsid w:val="00D7363E"/>
    <w:rsid w:val="00D80C4C"/>
    <w:rsid w:val="00DA0646"/>
    <w:rsid w:val="00DA2D2A"/>
    <w:rsid w:val="00DA6D49"/>
    <w:rsid w:val="00DC780D"/>
    <w:rsid w:val="00E00915"/>
    <w:rsid w:val="00E13745"/>
    <w:rsid w:val="00E25E9C"/>
    <w:rsid w:val="00E37C5D"/>
    <w:rsid w:val="00E45292"/>
    <w:rsid w:val="00E47E0F"/>
    <w:rsid w:val="00E733D2"/>
    <w:rsid w:val="00EA19DB"/>
    <w:rsid w:val="00EA4420"/>
    <w:rsid w:val="00EA5B86"/>
    <w:rsid w:val="00EC28D7"/>
    <w:rsid w:val="00ED54CC"/>
    <w:rsid w:val="00EF12A4"/>
    <w:rsid w:val="00EF462F"/>
    <w:rsid w:val="00EF70FC"/>
    <w:rsid w:val="00F21382"/>
    <w:rsid w:val="00F54477"/>
    <w:rsid w:val="00F805B3"/>
    <w:rsid w:val="00F97849"/>
    <w:rsid w:val="00FA2869"/>
    <w:rsid w:val="00FA3ACF"/>
    <w:rsid w:val="00FA4800"/>
    <w:rsid w:val="00FA76B4"/>
    <w:rsid w:val="00FC693F"/>
    <w:rsid w:val="00FE3A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70F90D"/>
  <w14:defaultImageDpi w14:val="300"/>
  <w15:docId w15:val="{A59BF3E1-392A-413C-8898-C04AB186D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05C"/>
    <w:pPr>
      <w:spacing w:after="0" w:line="240" w:lineRule="auto"/>
    </w:pPr>
    <w:rPr>
      <w:rFonts w:ascii="Times New Roman" w:eastAsia="Times New Roman" w:hAnsi="Times New Roman" w:cs="Times New Roman"/>
      <w:sz w:val="24"/>
      <w:szCs w:val="24"/>
      <w:lang w:val="en-IN" w:eastAsia="en-IN"/>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471A3"/>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2471A3"/>
      <w:sz w:val="22"/>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A3C1C"/>
  </w:style>
  <w:style w:type="table" w:styleId="GridTable1Light-Accent6">
    <w:name w:val="Grid Table 1 Light Accent 6"/>
    <w:basedOn w:val="TableNormal"/>
    <w:uiPriority w:val="46"/>
    <w:rsid w:val="00C74BAD"/>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712</TotalTime>
  <Pages>14</Pages>
  <Words>2136</Words>
  <Characters>12179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Rigzen Angmo</cp:lastModifiedBy>
  <cp:revision>216</cp:revision>
  <dcterms:created xsi:type="dcterms:W3CDTF">2026-10-22T09:38:00Z</dcterms:created>
  <dcterms:modified xsi:type="dcterms:W3CDTF">2026-10-25T13:12:00Z</dcterms:modified>
  <cp:category/>
</cp:coreProperties>
</file>